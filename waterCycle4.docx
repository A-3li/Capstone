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4A177" w14:textId="1CEAABD6" w:rsidR="001709AB" w:rsidRDefault="00F6091A" w:rsidP="001709AB">
      <w:pPr>
        <w:jc w:val="center"/>
        <w:rPr>
          <w:b/>
          <w:bCs/>
          <w:sz w:val="32"/>
          <w:szCs w:val="32"/>
        </w:rPr>
      </w:pPr>
      <w:r>
        <w:rPr>
          <w:b/>
          <w:bCs/>
          <w:sz w:val="32"/>
          <w:szCs w:val="32"/>
        </w:rPr>
        <w:t>V</w:t>
      </w:r>
      <w:r w:rsidR="001709AB">
        <w:rPr>
          <w:b/>
          <w:bCs/>
          <w:sz w:val="32"/>
          <w:szCs w:val="32"/>
        </w:rPr>
        <w:t>irtual Reality Water Cycle Guide</w:t>
      </w:r>
    </w:p>
    <w:p w14:paraId="71CEF6B9" w14:textId="77777777" w:rsidR="001709AB" w:rsidRDefault="001709AB" w:rsidP="001709AB">
      <w:pPr>
        <w:jc w:val="center"/>
        <w:rPr>
          <w:b/>
          <w:bCs/>
          <w:sz w:val="32"/>
          <w:szCs w:val="32"/>
        </w:rPr>
      </w:pPr>
    </w:p>
    <w:p w14:paraId="7E6DE80D" w14:textId="1742FD96" w:rsidR="000D330B" w:rsidRPr="00C2328E" w:rsidRDefault="000D330B" w:rsidP="00C2328E">
      <w:pPr>
        <w:pStyle w:val="Heading9"/>
        <w:rPr>
          <w:sz w:val="28"/>
          <w:szCs w:val="28"/>
        </w:rPr>
      </w:pPr>
      <w:bookmarkStart w:id="0" w:name="_Toc15329536"/>
      <w:r w:rsidRPr="00C2328E">
        <w:rPr>
          <w:sz w:val="28"/>
          <w:szCs w:val="28"/>
        </w:rPr>
        <w:t>Abstract</w:t>
      </w:r>
      <w:bookmarkEnd w:id="0"/>
    </w:p>
    <w:p w14:paraId="60BAA4E9" w14:textId="77777777" w:rsidR="00367F08" w:rsidRPr="00367F08" w:rsidRDefault="00367F08" w:rsidP="00367F08"/>
    <w:p w14:paraId="7614C607" w14:textId="2F80EA88" w:rsidR="007B43A5" w:rsidRPr="00EE6F4E" w:rsidRDefault="006F5872" w:rsidP="00EE6F4E">
      <w:pPr>
        <w:jc w:val="both"/>
        <w:rPr>
          <w:sz w:val="24"/>
          <w:szCs w:val="24"/>
        </w:rPr>
      </w:pPr>
      <w:r w:rsidRPr="00EE6F4E">
        <w:rPr>
          <w:sz w:val="24"/>
          <w:szCs w:val="24"/>
        </w:rPr>
        <w:t xml:space="preserve">This project </w:t>
      </w:r>
      <w:r w:rsidR="007A7D37" w:rsidRPr="00EE6F4E">
        <w:rPr>
          <w:sz w:val="24"/>
          <w:szCs w:val="24"/>
        </w:rPr>
        <w:t xml:space="preserve">is a virtual reality application which </w:t>
      </w:r>
      <w:r w:rsidRPr="00EE6F4E">
        <w:rPr>
          <w:sz w:val="24"/>
          <w:szCs w:val="24"/>
        </w:rPr>
        <w:t>is made to educate students about the earth water cycle. It</w:t>
      </w:r>
      <w:r w:rsidR="007A7D37" w:rsidRPr="00EE6F4E">
        <w:rPr>
          <w:sz w:val="24"/>
          <w:szCs w:val="24"/>
        </w:rPr>
        <w:t xml:space="preserve"> </w:t>
      </w:r>
      <w:r w:rsidRPr="00EE6F4E">
        <w:rPr>
          <w:sz w:val="24"/>
          <w:szCs w:val="24"/>
        </w:rPr>
        <w:t>will allow user to have a visual view of the complete water cycle and its stages.</w:t>
      </w:r>
      <w:r w:rsidR="00EE6F4E" w:rsidRPr="00EE6F4E">
        <w:rPr>
          <w:sz w:val="24"/>
          <w:szCs w:val="24"/>
        </w:rPr>
        <w:t xml:space="preserve"> Water cycle is a very important concept in our life and due to its importance, several apps have been made in th</w:t>
      </w:r>
      <w:r w:rsidR="0079489E">
        <w:rPr>
          <w:sz w:val="24"/>
          <w:szCs w:val="24"/>
        </w:rPr>
        <w:t xml:space="preserve">is </w:t>
      </w:r>
      <w:r w:rsidR="00EE6F4E" w:rsidRPr="00EE6F4E">
        <w:rPr>
          <w:sz w:val="24"/>
          <w:szCs w:val="24"/>
        </w:rPr>
        <w:t xml:space="preserve">domain to teach students </w:t>
      </w:r>
      <w:r w:rsidR="00FC1DCD">
        <w:rPr>
          <w:sz w:val="24"/>
          <w:szCs w:val="24"/>
        </w:rPr>
        <w:t xml:space="preserve">about </w:t>
      </w:r>
      <w:r w:rsidR="00EE6F4E" w:rsidRPr="00EE6F4E">
        <w:rPr>
          <w:sz w:val="24"/>
          <w:szCs w:val="24"/>
        </w:rPr>
        <w:t>the water cycle.</w:t>
      </w:r>
      <w:r w:rsidRPr="00EE6F4E">
        <w:rPr>
          <w:sz w:val="24"/>
          <w:szCs w:val="24"/>
        </w:rPr>
        <w:t xml:space="preserve"> Earlier </w:t>
      </w:r>
      <w:r w:rsidR="007A7D37" w:rsidRPr="00EE6F4E">
        <w:rPr>
          <w:sz w:val="24"/>
          <w:szCs w:val="24"/>
        </w:rPr>
        <w:t>students were</w:t>
      </w:r>
      <w:r w:rsidRPr="00EE6F4E">
        <w:rPr>
          <w:sz w:val="24"/>
          <w:szCs w:val="24"/>
        </w:rPr>
        <w:t xml:space="preserve"> taught these concepts using images and texts, which </w:t>
      </w:r>
      <w:r w:rsidR="00EE6F4E" w:rsidRPr="00EE6F4E">
        <w:rPr>
          <w:sz w:val="24"/>
          <w:szCs w:val="24"/>
        </w:rPr>
        <w:t xml:space="preserve">is not very elaborative, </w:t>
      </w:r>
      <w:r w:rsidRPr="00EE6F4E">
        <w:rPr>
          <w:sz w:val="24"/>
          <w:szCs w:val="24"/>
        </w:rPr>
        <w:t>making it more complicated for the little kids to understand it. Furthermore, not many VR application</w:t>
      </w:r>
      <w:r w:rsidR="007A7D37" w:rsidRPr="00EE6F4E">
        <w:rPr>
          <w:sz w:val="24"/>
          <w:szCs w:val="24"/>
        </w:rPr>
        <w:t xml:space="preserve">s have been made in this domain and using this technology, therefore this app is </w:t>
      </w:r>
      <w:r w:rsidR="000C019A" w:rsidRPr="00EE6F4E">
        <w:rPr>
          <w:sz w:val="24"/>
          <w:szCs w:val="24"/>
        </w:rPr>
        <w:t>beneficial</w:t>
      </w:r>
      <w:r w:rsidR="007A7D37" w:rsidRPr="00EE6F4E">
        <w:rPr>
          <w:sz w:val="24"/>
          <w:szCs w:val="24"/>
        </w:rPr>
        <w:t xml:space="preserve"> for students</w:t>
      </w:r>
      <w:r w:rsidR="000C019A" w:rsidRPr="00EE6F4E">
        <w:rPr>
          <w:sz w:val="24"/>
          <w:szCs w:val="24"/>
        </w:rPr>
        <w:t xml:space="preserve"> to gain knowledge </w:t>
      </w:r>
      <w:r w:rsidR="007A7D37" w:rsidRPr="00EE6F4E">
        <w:rPr>
          <w:sz w:val="24"/>
          <w:szCs w:val="24"/>
        </w:rPr>
        <w:t xml:space="preserve">and </w:t>
      </w:r>
      <w:r w:rsidR="000C019A" w:rsidRPr="00EE6F4E">
        <w:rPr>
          <w:sz w:val="24"/>
          <w:szCs w:val="24"/>
        </w:rPr>
        <w:t xml:space="preserve">for </w:t>
      </w:r>
      <w:r w:rsidR="007A7D37" w:rsidRPr="00EE6F4E">
        <w:rPr>
          <w:sz w:val="24"/>
          <w:szCs w:val="24"/>
        </w:rPr>
        <w:t xml:space="preserve">any other user who is interested in familiarizing </w:t>
      </w:r>
      <w:r w:rsidR="000C019A" w:rsidRPr="00EE6F4E">
        <w:rPr>
          <w:sz w:val="24"/>
          <w:szCs w:val="24"/>
        </w:rPr>
        <w:t xml:space="preserve">himself/herself </w:t>
      </w:r>
      <w:r w:rsidR="007A7D37" w:rsidRPr="00EE6F4E">
        <w:rPr>
          <w:sz w:val="24"/>
          <w:szCs w:val="24"/>
        </w:rPr>
        <w:t xml:space="preserve">with the water cycle. Our application is divided into two major roles, one is to allow user take a tour of the water cycle and </w:t>
      </w:r>
      <w:r w:rsidR="000C019A" w:rsidRPr="00EE6F4E">
        <w:rPr>
          <w:sz w:val="24"/>
          <w:szCs w:val="24"/>
        </w:rPr>
        <w:t xml:space="preserve">visualizing every stage. Second is a mini game which will polish up user’s knowledge in the water cycle, making the learning process entertaining as well as useful. </w:t>
      </w:r>
      <w:r w:rsidR="00087EFC" w:rsidRPr="00EE6F4E">
        <w:rPr>
          <w:sz w:val="24"/>
          <w:szCs w:val="24"/>
        </w:rPr>
        <w:t>The methodology used to fulfill this project is Rapid application development (RAD)</w:t>
      </w:r>
      <w:r w:rsidR="00EE6F4E" w:rsidRPr="00EE6F4E">
        <w:rPr>
          <w:sz w:val="24"/>
          <w:szCs w:val="24"/>
        </w:rPr>
        <w:t xml:space="preserve"> and the expected outcome will be an informative and interactive game and a tour of water cycle in which there will be a robot companion to explain every stage. </w:t>
      </w:r>
    </w:p>
    <w:p w14:paraId="4A896EB8" w14:textId="15695F50" w:rsidR="007B43A5" w:rsidRDefault="007B43A5" w:rsidP="007B43A5"/>
    <w:p w14:paraId="067A4B12" w14:textId="1C9E9E33" w:rsidR="007B43A5" w:rsidRDefault="007B43A5" w:rsidP="007B43A5"/>
    <w:p w14:paraId="0C27C7E6" w14:textId="6D2C6CF6" w:rsidR="007B43A5" w:rsidRDefault="007B43A5" w:rsidP="007B43A5"/>
    <w:p w14:paraId="5C5D123A" w14:textId="79911475" w:rsidR="007B43A5" w:rsidRDefault="007B43A5" w:rsidP="007B43A5"/>
    <w:p w14:paraId="4DCAC118" w14:textId="44A6C636" w:rsidR="007B43A5" w:rsidRDefault="00032610" w:rsidP="007B43A5">
      <w:ins w:id="1" w:author="Microsoft Office User" w:date="2019-07-23T15:54:00Z">
        <w:r>
          <w:t xml:space="preserve">Put the official cover </w:t>
        </w:r>
      </w:ins>
      <w:ins w:id="2" w:author="Microsoft Office User" w:date="2019-07-23T15:55:00Z">
        <w:r>
          <w:t>page</w:t>
        </w:r>
      </w:ins>
    </w:p>
    <w:p w14:paraId="2299CAF0" w14:textId="010B13DC" w:rsidR="007B43A5" w:rsidRDefault="007B43A5" w:rsidP="007B43A5"/>
    <w:p w14:paraId="21059B04" w14:textId="6F18B5DA" w:rsidR="007B43A5" w:rsidRDefault="007B43A5" w:rsidP="007B43A5"/>
    <w:p w14:paraId="220569E4" w14:textId="44BC0B19" w:rsidR="007B43A5" w:rsidRDefault="007B43A5" w:rsidP="007B43A5"/>
    <w:p w14:paraId="2EBED270" w14:textId="77777777" w:rsidR="00ED5B77" w:rsidRDefault="00ED5B77" w:rsidP="007B43A5"/>
    <w:p w14:paraId="699BD9DE" w14:textId="77777777" w:rsidR="00ED5B77" w:rsidRDefault="00ED5B77" w:rsidP="007B43A5"/>
    <w:p w14:paraId="1B0208EB" w14:textId="77777777" w:rsidR="00ED5B77" w:rsidRDefault="00ED5B77" w:rsidP="007B43A5"/>
    <w:p w14:paraId="381CEF18" w14:textId="77777777" w:rsidR="00ED5B77" w:rsidRDefault="00ED5B77" w:rsidP="007B43A5"/>
    <w:p w14:paraId="490D4FBF" w14:textId="77777777" w:rsidR="00ED5B77" w:rsidRDefault="00ED5B77" w:rsidP="007B43A5"/>
    <w:p w14:paraId="1EB93F09" w14:textId="77777777" w:rsidR="00ED5B77" w:rsidRDefault="00ED5B77" w:rsidP="007B43A5"/>
    <w:p w14:paraId="3F97317F" w14:textId="30821887" w:rsidR="00D92934" w:rsidRDefault="00D92934">
      <w:r>
        <w:rPr>
          <w:b/>
        </w:rPr>
        <w:br w:type="page"/>
      </w:r>
    </w:p>
    <w:p w14:paraId="09F3C83D" w14:textId="77777777" w:rsidR="00ED5B77" w:rsidRPr="00A27AF2" w:rsidRDefault="00ED5B77" w:rsidP="00D92934">
      <w:pPr>
        <w:pStyle w:val="Heading9"/>
        <w:jc w:val="left"/>
        <w:rPr>
          <w:b w:val="0"/>
          <w:bCs/>
        </w:rPr>
      </w:pPr>
    </w:p>
    <w:p w14:paraId="265299C6" w14:textId="3EBC60A4" w:rsidR="00ED5B77" w:rsidRPr="00C2328E" w:rsidRDefault="00ED5B77" w:rsidP="00C2328E">
      <w:pPr>
        <w:pStyle w:val="Heading9"/>
        <w:rPr>
          <w:sz w:val="28"/>
          <w:szCs w:val="28"/>
        </w:rPr>
      </w:pPr>
      <w:bookmarkStart w:id="3" w:name="_Toc15329537"/>
      <w:r w:rsidRPr="00C2328E">
        <w:rPr>
          <w:sz w:val="28"/>
          <w:szCs w:val="28"/>
        </w:rPr>
        <w:t>List of Figures</w:t>
      </w:r>
      <w:bookmarkEnd w:id="3"/>
    </w:p>
    <w:p w14:paraId="7AAD0EAE" w14:textId="77777777" w:rsidR="00FE58EF" w:rsidRDefault="00FE58EF">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15285588" w:history="1">
        <w:r w:rsidRPr="00792870">
          <w:rPr>
            <w:rStyle w:val="Hyperlink"/>
            <w:noProof/>
          </w:rPr>
          <w:t>Figure 1.1: Plan-Gantt Chart</w:t>
        </w:r>
        <w:r>
          <w:rPr>
            <w:noProof/>
            <w:webHidden/>
          </w:rPr>
          <w:tab/>
        </w:r>
        <w:r>
          <w:rPr>
            <w:noProof/>
            <w:webHidden/>
          </w:rPr>
          <w:fldChar w:fldCharType="begin"/>
        </w:r>
        <w:r>
          <w:rPr>
            <w:noProof/>
            <w:webHidden/>
          </w:rPr>
          <w:instrText xml:space="preserve"> PAGEREF _Toc15285588 \h </w:instrText>
        </w:r>
        <w:r>
          <w:rPr>
            <w:noProof/>
            <w:webHidden/>
          </w:rPr>
        </w:r>
        <w:r>
          <w:rPr>
            <w:noProof/>
            <w:webHidden/>
          </w:rPr>
          <w:fldChar w:fldCharType="separate"/>
        </w:r>
        <w:r w:rsidR="001709AB">
          <w:rPr>
            <w:noProof/>
            <w:webHidden/>
          </w:rPr>
          <w:t>7</w:t>
        </w:r>
        <w:r>
          <w:rPr>
            <w:noProof/>
            <w:webHidden/>
          </w:rPr>
          <w:fldChar w:fldCharType="end"/>
        </w:r>
      </w:hyperlink>
    </w:p>
    <w:p w14:paraId="5C192105" w14:textId="77777777" w:rsidR="00FE58EF" w:rsidRDefault="008E7D82">
      <w:pPr>
        <w:pStyle w:val="TableofFigures"/>
        <w:rPr>
          <w:rFonts w:asciiTheme="minorHAnsi" w:eastAsiaTheme="minorEastAsia" w:hAnsiTheme="minorHAnsi" w:cstheme="minorBidi"/>
          <w:noProof/>
          <w:sz w:val="22"/>
          <w:szCs w:val="22"/>
          <w:lang w:val="en-US" w:eastAsia="en-US"/>
        </w:rPr>
      </w:pPr>
      <w:hyperlink r:id="rId8" w:anchor="_Toc15285589" w:history="1">
        <w:r w:rsidR="00FE58EF" w:rsidRPr="00792870">
          <w:rPr>
            <w:rStyle w:val="Hyperlink"/>
            <w:noProof/>
          </w:rPr>
          <w:t>Figure 2.1: Splash Sim app</w:t>
        </w:r>
        <w:r w:rsidR="00FE58EF">
          <w:rPr>
            <w:noProof/>
            <w:webHidden/>
          </w:rPr>
          <w:tab/>
        </w:r>
        <w:r w:rsidR="00FE58EF">
          <w:rPr>
            <w:noProof/>
            <w:webHidden/>
          </w:rPr>
          <w:fldChar w:fldCharType="begin"/>
        </w:r>
        <w:r w:rsidR="00FE58EF">
          <w:rPr>
            <w:noProof/>
            <w:webHidden/>
          </w:rPr>
          <w:instrText xml:space="preserve"> PAGEREF _Toc15285589 \h </w:instrText>
        </w:r>
        <w:r w:rsidR="00FE58EF">
          <w:rPr>
            <w:noProof/>
            <w:webHidden/>
          </w:rPr>
        </w:r>
        <w:r w:rsidR="00FE58EF">
          <w:rPr>
            <w:noProof/>
            <w:webHidden/>
          </w:rPr>
          <w:fldChar w:fldCharType="separate"/>
        </w:r>
        <w:r w:rsidR="001709AB">
          <w:rPr>
            <w:noProof/>
            <w:webHidden/>
          </w:rPr>
          <w:t>9</w:t>
        </w:r>
        <w:r w:rsidR="00FE58EF">
          <w:rPr>
            <w:noProof/>
            <w:webHidden/>
          </w:rPr>
          <w:fldChar w:fldCharType="end"/>
        </w:r>
      </w:hyperlink>
    </w:p>
    <w:p w14:paraId="4B14A7BD" w14:textId="77777777" w:rsidR="00FE58EF" w:rsidRDefault="008E7D82">
      <w:pPr>
        <w:pStyle w:val="TableofFigures"/>
        <w:rPr>
          <w:rFonts w:asciiTheme="minorHAnsi" w:eastAsiaTheme="minorEastAsia" w:hAnsiTheme="minorHAnsi" w:cstheme="minorBidi"/>
          <w:noProof/>
          <w:sz w:val="22"/>
          <w:szCs w:val="22"/>
          <w:lang w:val="en-US" w:eastAsia="en-US"/>
        </w:rPr>
      </w:pPr>
      <w:hyperlink r:id="rId9" w:anchor="_Toc15285590" w:history="1">
        <w:r w:rsidR="00FE58EF" w:rsidRPr="00792870">
          <w:rPr>
            <w:rStyle w:val="Hyperlink"/>
            <w:noProof/>
          </w:rPr>
          <w:t>Figure 2.2: Cicle de l’Aigue VR app</w:t>
        </w:r>
        <w:r w:rsidR="00FE58EF">
          <w:rPr>
            <w:noProof/>
            <w:webHidden/>
          </w:rPr>
          <w:tab/>
        </w:r>
        <w:r w:rsidR="00FE58EF">
          <w:rPr>
            <w:noProof/>
            <w:webHidden/>
          </w:rPr>
          <w:fldChar w:fldCharType="begin"/>
        </w:r>
        <w:r w:rsidR="00FE58EF">
          <w:rPr>
            <w:noProof/>
            <w:webHidden/>
          </w:rPr>
          <w:instrText xml:space="preserve"> PAGEREF _Toc15285590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7273DF37" w14:textId="77777777" w:rsidR="00FE58EF" w:rsidRDefault="008E7D82">
      <w:pPr>
        <w:pStyle w:val="TableofFigures"/>
        <w:rPr>
          <w:rFonts w:asciiTheme="minorHAnsi" w:eastAsiaTheme="minorEastAsia" w:hAnsiTheme="minorHAnsi" w:cstheme="minorBidi"/>
          <w:noProof/>
          <w:sz w:val="22"/>
          <w:szCs w:val="22"/>
          <w:lang w:val="en-US" w:eastAsia="en-US"/>
        </w:rPr>
      </w:pPr>
      <w:hyperlink r:id="rId10" w:anchor="_Toc15285591" w:history="1">
        <w:r w:rsidR="00FE58EF" w:rsidRPr="00792870">
          <w:rPr>
            <w:rStyle w:val="Hyperlink"/>
            <w:noProof/>
          </w:rPr>
          <w:t>Figure 2.3: TABI the water cycle</w:t>
        </w:r>
        <w:r w:rsidR="00FE58EF">
          <w:rPr>
            <w:noProof/>
            <w:webHidden/>
          </w:rPr>
          <w:tab/>
        </w:r>
        <w:r w:rsidR="00FE58EF">
          <w:rPr>
            <w:noProof/>
            <w:webHidden/>
          </w:rPr>
          <w:fldChar w:fldCharType="begin"/>
        </w:r>
        <w:r w:rsidR="00FE58EF">
          <w:rPr>
            <w:noProof/>
            <w:webHidden/>
          </w:rPr>
          <w:instrText xml:space="preserve"> PAGEREF _Toc15285591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5FB6DB2F" w14:textId="3DCD12B9" w:rsidR="00FE58EF" w:rsidRDefault="008E7D82" w:rsidP="00FE58EF">
      <w:pPr>
        <w:pStyle w:val="TableofFigures"/>
        <w:rPr>
          <w:rFonts w:asciiTheme="minorHAnsi" w:eastAsiaTheme="minorEastAsia" w:hAnsiTheme="minorHAnsi" w:cstheme="minorBidi"/>
          <w:noProof/>
          <w:sz w:val="22"/>
          <w:szCs w:val="22"/>
          <w:lang w:val="en-US" w:eastAsia="en-US"/>
        </w:rPr>
      </w:pPr>
      <w:hyperlink r:id="rId11" w:anchor="_Toc15285592" w:history="1">
        <w:r w:rsidR="00FE58EF" w:rsidRPr="00792870">
          <w:rPr>
            <w:rStyle w:val="Hyperlink"/>
            <w:noProof/>
          </w:rPr>
          <w:t xml:space="preserve">Figure 2.4: </w:t>
        </w:r>
        <w:r w:rsidR="00FE58EF" w:rsidRPr="00792870">
          <w:rPr>
            <w:rStyle w:val="Hyperlink"/>
            <w:rFonts w:ascii="Tahoma" w:hAnsi="Tahoma" w:cs="Tahoma" w:hint="cs"/>
            <w:noProof/>
            <w:cs/>
            <w:lang w:bidi="th-TH"/>
          </w:rPr>
          <w:t>วัฏจักรน้ำ</w:t>
        </w:r>
        <w:r w:rsidR="00FE58EF" w:rsidRPr="00792870">
          <w:rPr>
            <w:rStyle w:val="Hyperlink"/>
            <w:rFonts w:cs="Arial Unicode MS"/>
            <w:noProof/>
            <w:cs/>
            <w:lang w:bidi="th-TH"/>
          </w:rPr>
          <w:t xml:space="preserve"> (</w:t>
        </w:r>
        <w:r w:rsidR="00FE58EF" w:rsidRPr="00792870">
          <w:rPr>
            <w:rStyle w:val="Hyperlink"/>
            <w:noProof/>
          </w:rPr>
          <w:t>Water Cycle)</w:t>
        </w:r>
        <w:r w:rsidR="00FE58EF">
          <w:rPr>
            <w:noProof/>
            <w:webHidden/>
          </w:rPr>
          <w:tab/>
        </w:r>
        <w:r w:rsidR="00FE58EF">
          <w:rPr>
            <w:noProof/>
            <w:webHidden/>
          </w:rPr>
          <w:fldChar w:fldCharType="begin"/>
        </w:r>
        <w:r w:rsidR="00FE58EF">
          <w:rPr>
            <w:noProof/>
            <w:webHidden/>
          </w:rPr>
          <w:instrText xml:space="preserve"> PAGEREF _Toc15285592 \h </w:instrText>
        </w:r>
        <w:r w:rsidR="00FE58EF">
          <w:rPr>
            <w:noProof/>
            <w:webHidden/>
          </w:rPr>
        </w:r>
        <w:r w:rsidR="00FE58EF">
          <w:rPr>
            <w:noProof/>
            <w:webHidden/>
          </w:rPr>
          <w:fldChar w:fldCharType="separate"/>
        </w:r>
        <w:r w:rsidR="001709AB">
          <w:rPr>
            <w:noProof/>
            <w:webHidden/>
          </w:rPr>
          <w:t>11</w:t>
        </w:r>
        <w:r w:rsidR="00FE58EF">
          <w:rPr>
            <w:noProof/>
            <w:webHidden/>
          </w:rPr>
          <w:fldChar w:fldCharType="end"/>
        </w:r>
      </w:hyperlink>
    </w:p>
    <w:p w14:paraId="79B53B2C" w14:textId="06104A13" w:rsidR="00FE58EF" w:rsidRDefault="008E7D82" w:rsidP="00FE58EF">
      <w:pPr>
        <w:pStyle w:val="TableofFigures"/>
        <w:rPr>
          <w:rFonts w:asciiTheme="minorHAnsi" w:eastAsiaTheme="minorEastAsia" w:hAnsiTheme="minorHAnsi" w:cstheme="minorBidi"/>
          <w:noProof/>
          <w:sz w:val="22"/>
          <w:szCs w:val="22"/>
          <w:lang w:val="en-US" w:eastAsia="en-US"/>
        </w:rPr>
      </w:pPr>
      <w:hyperlink r:id="rId12" w:anchor="_Toc15285594" w:history="1">
        <w:r w:rsidR="00FE58EF" w:rsidRPr="00792870">
          <w:rPr>
            <w:rStyle w:val="Hyperlink"/>
            <w:noProof/>
          </w:rPr>
          <w:t>Figure 3.1: Main Menu Use Case Diagram</w:t>
        </w:r>
        <w:r w:rsidR="00FE58EF">
          <w:rPr>
            <w:noProof/>
            <w:webHidden/>
          </w:rPr>
          <w:tab/>
        </w:r>
        <w:r w:rsidR="00FE58EF">
          <w:rPr>
            <w:noProof/>
            <w:webHidden/>
          </w:rPr>
          <w:fldChar w:fldCharType="begin"/>
        </w:r>
        <w:r w:rsidR="00FE58EF">
          <w:rPr>
            <w:noProof/>
            <w:webHidden/>
          </w:rPr>
          <w:instrText xml:space="preserve"> PAGEREF _Toc15285594 \h </w:instrText>
        </w:r>
        <w:r w:rsidR="00FE58EF">
          <w:rPr>
            <w:noProof/>
            <w:webHidden/>
          </w:rPr>
        </w:r>
        <w:r w:rsidR="00FE58EF">
          <w:rPr>
            <w:noProof/>
            <w:webHidden/>
          </w:rPr>
          <w:fldChar w:fldCharType="separate"/>
        </w:r>
        <w:r w:rsidR="001709AB">
          <w:rPr>
            <w:noProof/>
            <w:webHidden/>
          </w:rPr>
          <w:t>13</w:t>
        </w:r>
        <w:r w:rsidR="00FE58EF">
          <w:rPr>
            <w:noProof/>
            <w:webHidden/>
          </w:rPr>
          <w:fldChar w:fldCharType="end"/>
        </w:r>
      </w:hyperlink>
    </w:p>
    <w:p w14:paraId="465DC158" w14:textId="09191EBE" w:rsidR="00FE58EF" w:rsidRDefault="008E7D82" w:rsidP="00FE58EF">
      <w:pPr>
        <w:pStyle w:val="TableofFigures"/>
        <w:rPr>
          <w:rFonts w:asciiTheme="minorHAnsi" w:eastAsiaTheme="minorEastAsia" w:hAnsiTheme="minorHAnsi" w:cstheme="minorBidi"/>
          <w:noProof/>
          <w:sz w:val="22"/>
          <w:szCs w:val="22"/>
          <w:lang w:val="en-US" w:eastAsia="en-US"/>
        </w:rPr>
      </w:pPr>
      <w:hyperlink w:anchor="_Toc15285598" w:history="1">
        <w:r w:rsidR="00FE58EF" w:rsidRPr="00792870">
          <w:rPr>
            <w:rStyle w:val="Hyperlink"/>
            <w:noProof/>
          </w:rPr>
          <w:t>Figure 3.2: Game Mode Use Case Diagram</w:t>
        </w:r>
        <w:r w:rsidR="00FE58EF">
          <w:rPr>
            <w:noProof/>
            <w:webHidden/>
          </w:rPr>
          <w:tab/>
        </w:r>
        <w:r w:rsidR="00FE58EF">
          <w:rPr>
            <w:noProof/>
            <w:webHidden/>
          </w:rPr>
          <w:fldChar w:fldCharType="begin"/>
        </w:r>
        <w:r w:rsidR="00FE58EF">
          <w:rPr>
            <w:noProof/>
            <w:webHidden/>
          </w:rPr>
          <w:instrText xml:space="preserve"> PAGEREF _Toc15285598 \h </w:instrText>
        </w:r>
        <w:r w:rsidR="00FE58EF">
          <w:rPr>
            <w:noProof/>
            <w:webHidden/>
          </w:rPr>
        </w:r>
        <w:r w:rsidR="00FE58EF">
          <w:rPr>
            <w:noProof/>
            <w:webHidden/>
          </w:rPr>
          <w:fldChar w:fldCharType="separate"/>
        </w:r>
        <w:r w:rsidR="001709AB">
          <w:rPr>
            <w:noProof/>
            <w:webHidden/>
          </w:rPr>
          <w:t>15</w:t>
        </w:r>
        <w:r w:rsidR="00FE58EF">
          <w:rPr>
            <w:noProof/>
            <w:webHidden/>
          </w:rPr>
          <w:fldChar w:fldCharType="end"/>
        </w:r>
      </w:hyperlink>
    </w:p>
    <w:p w14:paraId="3519C244" w14:textId="0C1A01EA" w:rsidR="00FE58EF" w:rsidRDefault="008E7D82" w:rsidP="00FE58EF">
      <w:pPr>
        <w:pStyle w:val="TableofFigures"/>
        <w:rPr>
          <w:rFonts w:asciiTheme="minorHAnsi" w:eastAsiaTheme="minorEastAsia" w:hAnsiTheme="minorHAnsi" w:cstheme="minorBidi"/>
          <w:noProof/>
          <w:sz w:val="22"/>
          <w:szCs w:val="22"/>
          <w:lang w:val="en-US" w:eastAsia="en-US"/>
        </w:rPr>
      </w:pPr>
      <w:hyperlink w:anchor="_Toc15285603" w:history="1">
        <w:r w:rsidR="00FE58EF" w:rsidRPr="00792870">
          <w:rPr>
            <w:rStyle w:val="Hyperlink"/>
            <w:noProof/>
          </w:rPr>
          <w:t>Figure 3.3: Tour menu Use Case Diagram</w:t>
        </w:r>
        <w:r w:rsidR="00FE58EF">
          <w:rPr>
            <w:noProof/>
            <w:webHidden/>
          </w:rPr>
          <w:tab/>
        </w:r>
        <w:r w:rsidR="00FE58EF">
          <w:rPr>
            <w:noProof/>
            <w:webHidden/>
          </w:rPr>
          <w:fldChar w:fldCharType="begin"/>
        </w:r>
        <w:r w:rsidR="00FE58EF">
          <w:rPr>
            <w:noProof/>
            <w:webHidden/>
          </w:rPr>
          <w:instrText xml:space="preserve"> PAGEREF _Toc15285603 \h </w:instrText>
        </w:r>
        <w:r w:rsidR="00FE58EF">
          <w:rPr>
            <w:noProof/>
            <w:webHidden/>
          </w:rPr>
        </w:r>
        <w:r w:rsidR="00FE58EF">
          <w:rPr>
            <w:noProof/>
            <w:webHidden/>
          </w:rPr>
          <w:fldChar w:fldCharType="separate"/>
        </w:r>
        <w:r w:rsidR="001709AB">
          <w:rPr>
            <w:noProof/>
            <w:webHidden/>
          </w:rPr>
          <w:t>17</w:t>
        </w:r>
        <w:r w:rsidR="00FE58EF">
          <w:rPr>
            <w:noProof/>
            <w:webHidden/>
          </w:rPr>
          <w:fldChar w:fldCharType="end"/>
        </w:r>
      </w:hyperlink>
    </w:p>
    <w:p w14:paraId="383E7C27" w14:textId="77777777" w:rsidR="00FE58EF" w:rsidRDefault="008E7D82">
      <w:pPr>
        <w:pStyle w:val="TableofFigures"/>
        <w:rPr>
          <w:rFonts w:asciiTheme="minorHAnsi" w:eastAsiaTheme="minorEastAsia" w:hAnsiTheme="minorHAnsi" w:cstheme="minorBidi"/>
          <w:noProof/>
          <w:sz w:val="22"/>
          <w:szCs w:val="22"/>
          <w:lang w:val="en-US" w:eastAsia="en-US"/>
        </w:rPr>
      </w:pPr>
      <w:hyperlink w:anchor="_Toc15285606" w:history="1">
        <w:r w:rsidR="00FE58EF" w:rsidRPr="00792870">
          <w:rPr>
            <w:rStyle w:val="Hyperlink"/>
            <w:noProof/>
          </w:rPr>
          <w:t>Figure 3.4: System Sequence Diagram</w:t>
        </w:r>
        <w:r w:rsidR="00FE58EF">
          <w:rPr>
            <w:noProof/>
            <w:webHidden/>
          </w:rPr>
          <w:tab/>
        </w:r>
        <w:r w:rsidR="00FE58EF">
          <w:rPr>
            <w:noProof/>
            <w:webHidden/>
          </w:rPr>
          <w:fldChar w:fldCharType="begin"/>
        </w:r>
        <w:r w:rsidR="00FE58EF">
          <w:rPr>
            <w:noProof/>
            <w:webHidden/>
          </w:rPr>
          <w:instrText xml:space="preserve"> PAGEREF _Toc15285606 \h </w:instrText>
        </w:r>
        <w:r w:rsidR="00FE58EF">
          <w:rPr>
            <w:noProof/>
            <w:webHidden/>
          </w:rPr>
        </w:r>
        <w:r w:rsidR="00FE58EF">
          <w:rPr>
            <w:noProof/>
            <w:webHidden/>
          </w:rPr>
          <w:fldChar w:fldCharType="separate"/>
        </w:r>
        <w:r w:rsidR="001709AB">
          <w:rPr>
            <w:noProof/>
            <w:webHidden/>
          </w:rPr>
          <w:t>18</w:t>
        </w:r>
        <w:r w:rsidR="00FE58EF">
          <w:rPr>
            <w:noProof/>
            <w:webHidden/>
          </w:rPr>
          <w:fldChar w:fldCharType="end"/>
        </w:r>
      </w:hyperlink>
    </w:p>
    <w:p w14:paraId="2111B0E7" w14:textId="720BF7DF" w:rsidR="00ED5B77" w:rsidRDefault="00FE58EF" w:rsidP="00A27AF2">
      <w:pPr>
        <w:rPr>
          <w:lang w:val="en-GB" w:eastAsia="zh-CN"/>
        </w:rPr>
      </w:pPr>
      <w:r>
        <w:rPr>
          <w:rFonts w:ascii="Times New Roman" w:eastAsia="SimSun" w:hAnsi="Times New Roman" w:cs="Times New Roman"/>
          <w:sz w:val="24"/>
          <w:szCs w:val="24"/>
          <w:lang w:val="en-GB" w:eastAsia="zh-CN"/>
        </w:rPr>
        <w:fldChar w:fldCharType="end"/>
      </w:r>
    </w:p>
    <w:p w14:paraId="55A5A785" w14:textId="77777777" w:rsidR="00A27AF2" w:rsidRPr="00A27AF2" w:rsidRDefault="00A27AF2" w:rsidP="00A27AF2">
      <w:pPr>
        <w:rPr>
          <w:lang w:val="en-GB" w:eastAsia="zh-CN"/>
        </w:rPr>
      </w:pPr>
    </w:p>
    <w:p w14:paraId="020FEA68" w14:textId="522D134F" w:rsidR="00ED5B77" w:rsidRPr="008714EE" w:rsidRDefault="00740C2E" w:rsidP="001E6ED4">
      <w:pPr>
        <w:pStyle w:val="Heading9"/>
        <w:rPr>
          <w:sz w:val="28"/>
          <w:szCs w:val="28"/>
        </w:rPr>
      </w:pPr>
      <w:bookmarkStart w:id="4" w:name="_Toc15329538"/>
      <w:r w:rsidRPr="008714EE">
        <w:rPr>
          <w:sz w:val="28"/>
          <w:szCs w:val="28"/>
        </w:rPr>
        <w:t>List of Tables</w:t>
      </w:r>
      <w:bookmarkEnd w:id="4"/>
    </w:p>
    <w:p w14:paraId="37A04989" w14:textId="77777777" w:rsidR="00ED5B77" w:rsidRDefault="00ED5B77" w:rsidP="007B43A5"/>
    <w:p w14:paraId="5960A6E0" w14:textId="7BB57A74" w:rsidR="00A27AF2" w:rsidRPr="008714EE" w:rsidRDefault="00A27AF2" w:rsidP="00A27AF2">
      <w:pPr>
        <w:pStyle w:val="TableofFigures"/>
        <w:rPr>
          <w:rFonts w:asciiTheme="minorHAnsi" w:eastAsiaTheme="minorEastAsia" w:hAnsiTheme="minorHAnsi" w:cstheme="minorHAnsi"/>
          <w:noProof/>
          <w:lang w:val="en-US" w:eastAsia="en-US"/>
        </w:rPr>
      </w:pPr>
      <w:r>
        <w:fldChar w:fldCharType="begin"/>
      </w:r>
      <w:r>
        <w:instrText xml:space="preserve"> TOC \h \z \t "Caption,1" \c "Table" </w:instrText>
      </w:r>
      <w:r>
        <w:fldChar w:fldCharType="separate"/>
      </w:r>
      <w:hyperlink w:anchor="_Toc14836137" w:history="1">
        <w:r w:rsidRPr="008714EE">
          <w:rPr>
            <w:rStyle w:val="Hyperlink"/>
            <w:rFonts w:asciiTheme="minorHAnsi" w:hAnsiTheme="minorHAnsi" w:cstheme="minorHAnsi"/>
            <w:noProof/>
          </w:rPr>
          <w:t>Table 2.1: Comparison table between our app and similar apps</w:t>
        </w:r>
        <w:r w:rsidRPr="008714EE">
          <w:rPr>
            <w:rFonts w:asciiTheme="minorHAnsi" w:hAnsiTheme="minorHAnsi" w:cstheme="minorHAnsi"/>
            <w:noProof/>
            <w:webHidden/>
          </w:rPr>
          <w:tab/>
        </w:r>
        <w:r w:rsidRPr="008714EE">
          <w:rPr>
            <w:rFonts w:asciiTheme="minorHAnsi" w:hAnsiTheme="minorHAnsi" w:cstheme="minorHAnsi"/>
            <w:noProof/>
            <w:webHidden/>
          </w:rPr>
          <w:fldChar w:fldCharType="begin"/>
        </w:r>
        <w:r w:rsidRPr="008714EE">
          <w:rPr>
            <w:rFonts w:asciiTheme="minorHAnsi" w:hAnsiTheme="minorHAnsi" w:cstheme="minorHAnsi"/>
            <w:noProof/>
            <w:webHidden/>
          </w:rPr>
          <w:instrText xml:space="preserve"> PAGEREF _Toc14836137 \h </w:instrText>
        </w:r>
        <w:r w:rsidRPr="008714EE">
          <w:rPr>
            <w:rFonts w:asciiTheme="minorHAnsi" w:hAnsiTheme="minorHAnsi" w:cstheme="minorHAnsi"/>
            <w:noProof/>
            <w:webHidden/>
          </w:rPr>
        </w:r>
        <w:r w:rsidRPr="008714EE">
          <w:rPr>
            <w:rFonts w:asciiTheme="minorHAnsi" w:hAnsiTheme="minorHAnsi" w:cstheme="minorHAnsi"/>
            <w:noProof/>
            <w:webHidden/>
          </w:rPr>
          <w:fldChar w:fldCharType="separate"/>
        </w:r>
        <w:r w:rsidR="00FE58EF">
          <w:rPr>
            <w:rFonts w:asciiTheme="minorHAnsi" w:hAnsiTheme="minorHAnsi" w:cstheme="minorHAnsi"/>
            <w:noProof/>
            <w:webHidden/>
          </w:rPr>
          <w:t>12</w:t>
        </w:r>
        <w:r w:rsidRPr="008714EE">
          <w:rPr>
            <w:rFonts w:asciiTheme="minorHAnsi" w:hAnsiTheme="minorHAnsi" w:cstheme="minorHAnsi"/>
            <w:noProof/>
            <w:webHidden/>
          </w:rPr>
          <w:fldChar w:fldCharType="end"/>
        </w:r>
      </w:hyperlink>
    </w:p>
    <w:p w14:paraId="6BEED11D"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38" w:history="1">
        <w:r w:rsidR="00A27AF2" w:rsidRPr="008714EE">
          <w:rPr>
            <w:rStyle w:val="Hyperlink"/>
            <w:rFonts w:asciiTheme="minorHAnsi" w:hAnsiTheme="minorHAnsi" w:cstheme="minorHAnsi"/>
            <w:noProof/>
          </w:rPr>
          <w:t>Table 3.1: Tour Guide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_Toc14836138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14</w:t>
        </w:r>
        <w:r w:rsidR="00A27AF2" w:rsidRPr="008714EE">
          <w:rPr>
            <w:rFonts w:asciiTheme="minorHAnsi" w:hAnsiTheme="minorHAnsi" w:cstheme="minorHAnsi"/>
            <w:noProof/>
            <w:webHidden/>
          </w:rPr>
          <w:fldChar w:fldCharType="end"/>
        </w:r>
      </w:hyperlink>
    </w:p>
    <w:p w14:paraId="43D93B66"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39" w:history="1">
        <w:r w:rsidR="00A27AF2" w:rsidRPr="008714EE">
          <w:rPr>
            <w:rStyle w:val="Hyperlink"/>
            <w:rFonts w:asciiTheme="minorHAnsi" w:hAnsiTheme="minorHAnsi" w:cstheme="minorHAnsi"/>
            <w:noProof/>
          </w:rPr>
          <w:t>Table 3.2: Start Game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_Toc14836139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7FC88740"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0" w:history="1">
        <w:r w:rsidR="00A27AF2" w:rsidRPr="008714EE">
          <w:rPr>
            <w:rStyle w:val="Hyperlink"/>
            <w:rFonts w:asciiTheme="minorHAnsi" w:hAnsiTheme="minorHAnsi" w:cstheme="minorHAnsi"/>
            <w:noProof/>
          </w:rPr>
          <w:t>Table 3.3: Exit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_Toc14836140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4AF9A23A"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1" w:history="1">
        <w:r w:rsidR="00A27AF2" w:rsidRPr="008714EE">
          <w:rPr>
            <w:rStyle w:val="Hyperlink"/>
            <w:rFonts w:asciiTheme="minorHAnsi" w:hAnsiTheme="minorHAnsi" w:cstheme="minorHAnsi"/>
            <w:noProof/>
          </w:rPr>
          <w:t>Table 3.4: Move Player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_Toc14836141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65D16E33"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2" w:history="1">
        <w:r w:rsidR="00A27AF2" w:rsidRPr="008714EE">
          <w:rPr>
            <w:rStyle w:val="Hyperlink"/>
            <w:rFonts w:asciiTheme="minorHAnsi" w:hAnsiTheme="minorHAnsi" w:cstheme="minorHAnsi"/>
            <w:noProof/>
          </w:rPr>
          <w:t>Table 3.5: Mission Completed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_Toc14836142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2E7D8048"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3" w:history="1">
        <w:r w:rsidR="00A27AF2" w:rsidRPr="008714EE">
          <w:rPr>
            <w:rStyle w:val="Hyperlink"/>
            <w:rFonts w:asciiTheme="minorHAnsi" w:hAnsiTheme="minorHAnsi" w:cstheme="minorHAnsi"/>
            <w:noProof/>
          </w:rPr>
          <w:t>Table 3.6: Play Again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_Toc14836143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FAF1742"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4" w:history="1">
        <w:r w:rsidR="00A27AF2" w:rsidRPr="008714EE">
          <w:rPr>
            <w:rStyle w:val="Hyperlink"/>
            <w:rFonts w:asciiTheme="minorHAnsi" w:hAnsiTheme="minorHAnsi" w:cstheme="minorHAnsi"/>
            <w:noProof/>
          </w:rPr>
          <w:t>Table 3.7: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_Toc14836144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B1C154C"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5" w:history="1">
        <w:r w:rsidR="00A27AF2" w:rsidRPr="008714EE">
          <w:rPr>
            <w:rStyle w:val="Hyperlink"/>
            <w:rFonts w:asciiTheme="minorHAnsi" w:hAnsiTheme="minorHAnsi" w:cstheme="minorHAnsi"/>
            <w:noProof/>
          </w:rPr>
          <w:t>Table 3.8: Repeat tour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_Toc14836145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1F69C1AE" w14:textId="77777777" w:rsidR="00A27AF2" w:rsidRPr="008714EE" w:rsidRDefault="008E7D82">
      <w:pPr>
        <w:pStyle w:val="TableofFigures"/>
        <w:rPr>
          <w:rFonts w:asciiTheme="minorHAnsi" w:eastAsiaTheme="minorEastAsia" w:hAnsiTheme="minorHAnsi" w:cstheme="minorHAnsi"/>
          <w:noProof/>
          <w:lang w:val="en-US" w:eastAsia="en-US"/>
        </w:rPr>
      </w:pPr>
      <w:hyperlink w:anchor="_Toc14836146" w:history="1">
        <w:r w:rsidR="00A27AF2" w:rsidRPr="008714EE">
          <w:rPr>
            <w:rStyle w:val="Hyperlink"/>
            <w:rFonts w:asciiTheme="minorHAnsi" w:hAnsiTheme="minorHAnsi" w:cstheme="minorHAnsi"/>
            <w:noProof/>
          </w:rPr>
          <w:t>Table 3.9: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_Toc14836146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4D7D5B45" w14:textId="0550F887" w:rsidR="00366ABE" w:rsidRDefault="00A27AF2" w:rsidP="00A27AF2">
      <w:r>
        <w:rPr>
          <w:rFonts w:ascii="Times New Roman" w:eastAsia="SimSun" w:hAnsi="Times New Roman" w:cs="Times New Roman"/>
          <w:sz w:val="24"/>
          <w:szCs w:val="24"/>
          <w:lang w:val="en-GB" w:eastAsia="zh-CN"/>
        </w:rPr>
        <w:fldChar w:fldCharType="end"/>
      </w:r>
    </w:p>
    <w:p w14:paraId="712C22D3" w14:textId="77777777" w:rsidR="00A27AF2" w:rsidRDefault="00A27AF2" w:rsidP="00A27AF2">
      <w:pPr>
        <w:pStyle w:val="Heading9"/>
      </w:pPr>
    </w:p>
    <w:p w14:paraId="278EEE6A" w14:textId="51FDE050" w:rsidR="007B43A5" w:rsidRDefault="00A27AF2" w:rsidP="007A4CEF">
      <w:pPr>
        <w:pStyle w:val="Heading9"/>
      </w:pPr>
      <w:bookmarkStart w:id="5" w:name="_Toc15329539"/>
      <w:r>
        <w:t>List of Symbols / Abbreviations</w:t>
      </w:r>
      <w:bookmarkEnd w:id="5"/>
      <w:r w:rsidR="007B43A5">
        <w:t xml:space="preserve"> </w:t>
      </w:r>
    </w:p>
    <w:p w14:paraId="37261165" w14:textId="5B4C7BF6" w:rsidR="007B43A5" w:rsidRDefault="007B43A5" w:rsidP="007B43A5">
      <w:pPr>
        <w:rPr>
          <w:iCs/>
        </w:rPr>
      </w:pPr>
      <w:r>
        <w:rPr>
          <w:iCs/>
        </w:rPr>
        <w:t>VR   Virtual Reality</w:t>
      </w:r>
    </w:p>
    <w:p w14:paraId="203C6502" w14:textId="6B118094" w:rsidR="00DC3607" w:rsidRDefault="00DC3607" w:rsidP="007B43A5">
      <w:pPr>
        <w:rPr>
          <w:iCs/>
        </w:rPr>
      </w:pPr>
      <w:r>
        <w:rPr>
          <w:iCs/>
        </w:rPr>
        <w:t>App Application</w:t>
      </w:r>
    </w:p>
    <w:p w14:paraId="6C629B06" w14:textId="7F540990" w:rsidR="00E34532" w:rsidRPr="00FE58EF" w:rsidRDefault="00BC45C2" w:rsidP="00FE58EF">
      <w:pPr>
        <w:rPr>
          <w:rFonts w:asciiTheme="majorHAnsi" w:hAnsiTheme="majorHAnsi" w:cstheme="majorHAnsi"/>
          <w:b/>
          <w:bCs/>
          <w:iCs/>
          <w:sz w:val="40"/>
          <w:szCs w:val="40"/>
        </w:rPr>
      </w:pPr>
      <w:r>
        <w:rPr>
          <w:rFonts w:asciiTheme="majorHAnsi" w:hAnsiTheme="majorHAnsi" w:cstheme="majorHAnsi"/>
          <w:b/>
          <w:bCs/>
          <w:iCs/>
          <w:sz w:val="40"/>
          <w:szCs w:val="40"/>
        </w:rPr>
        <w:br w:type="page"/>
      </w:r>
    </w:p>
    <w:sdt>
      <w:sdtPr>
        <w:rPr>
          <w:rFonts w:asciiTheme="minorHAnsi" w:eastAsiaTheme="minorHAnsi" w:hAnsiTheme="minorHAnsi" w:cstheme="minorBidi"/>
          <w:color w:val="auto"/>
          <w:sz w:val="22"/>
          <w:szCs w:val="22"/>
        </w:rPr>
        <w:id w:val="2010485066"/>
        <w:docPartObj>
          <w:docPartGallery w:val="Table of Contents"/>
          <w:docPartUnique/>
        </w:docPartObj>
      </w:sdtPr>
      <w:sdtEndPr>
        <w:rPr>
          <w:b/>
          <w:bCs/>
          <w:noProof/>
        </w:rPr>
      </w:sdtEndPr>
      <w:sdtContent>
        <w:p w14:paraId="17CD5B3E" w14:textId="1A07E50F" w:rsidR="00AB46F1" w:rsidRDefault="00AB46F1">
          <w:pPr>
            <w:pStyle w:val="TOCHeading"/>
          </w:pPr>
          <w:r>
            <w:t>Table of Contents</w:t>
          </w:r>
          <w:bookmarkStart w:id="6" w:name="_GoBack"/>
          <w:bookmarkEnd w:id="6"/>
        </w:p>
        <w:p w14:paraId="260E2500" w14:textId="77777777" w:rsidR="00FE58EF" w:rsidRPr="00FE58EF" w:rsidRDefault="00FE58EF" w:rsidP="00FE58EF"/>
        <w:p w14:paraId="1586E90F" w14:textId="212DBDD4" w:rsidR="00C2328E" w:rsidRPr="00C2328E" w:rsidRDefault="00C2328E" w:rsidP="00C2328E">
          <w:pPr>
            <w:pStyle w:val="TOC1"/>
            <w:spacing w:line="240" w:lineRule="auto"/>
            <w:rPr>
              <w:rFonts w:asciiTheme="minorHAnsi" w:hAnsiTheme="minorHAnsi" w:cstheme="minorBidi"/>
              <w:b w:val="0"/>
              <w:bCs w:val="0"/>
              <w:noProof/>
              <w:sz w:val="24"/>
              <w:szCs w:val="24"/>
            </w:rPr>
          </w:pPr>
          <w:r>
            <w:rPr>
              <w:b w:val="0"/>
              <w:bCs w:val="0"/>
            </w:rPr>
            <w:fldChar w:fldCharType="begin"/>
          </w:r>
          <w:r>
            <w:rPr>
              <w:b w:val="0"/>
              <w:bCs w:val="0"/>
            </w:rPr>
            <w:instrText xml:space="preserve"> TOC \o "1-3" \h \z \u \t "Heading 9,1" </w:instrText>
          </w:r>
          <w:r>
            <w:rPr>
              <w:b w:val="0"/>
              <w:bCs w:val="0"/>
            </w:rPr>
            <w:fldChar w:fldCharType="separate"/>
          </w:r>
          <w:hyperlink w:anchor="_Toc15329536" w:history="1">
            <w:r w:rsidRPr="00C2328E">
              <w:rPr>
                <w:rStyle w:val="Hyperlink"/>
                <w:noProof/>
                <w:sz w:val="24"/>
                <w:szCs w:val="24"/>
              </w:rPr>
              <w:t>Abstract</w:t>
            </w:r>
            <w:r w:rsidRPr="00C2328E">
              <w:rPr>
                <w:noProof/>
                <w:webHidden/>
                <w:sz w:val="24"/>
                <w:szCs w:val="24"/>
              </w:rPr>
              <w:tab/>
            </w:r>
            <w:r w:rsidRPr="00C2328E">
              <w:rPr>
                <w:noProof/>
                <w:webHidden/>
                <w:sz w:val="24"/>
                <w:szCs w:val="24"/>
              </w:rPr>
              <w:fldChar w:fldCharType="begin"/>
            </w:r>
            <w:r w:rsidRPr="00C2328E">
              <w:rPr>
                <w:noProof/>
                <w:webHidden/>
                <w:sz w:val="24"/>
                <w:szCs w:val="24"/>
              </w:rPr>
              <w:instrText xml:space="preserve"> PAGEREF _Toc15329536 \h </w:instrText>
            </w:r>
            <w:r w:rsidRPr="00C2328E">
              <w:rPr>
                <w:noProof/>
                <w:webHidden/>
                <w:sz w:val="24"/>
                <w:szCs w:val="24"/>
              </w:rPr>
            </w:r>
            <w:r w:rsidRPr="00C2328E">
              <w:rPr>
                <w:noProof/>
                <w:webHidden/>
                <w:sz w:val="24"/>
                <w:szCs w:val="24"/>
              </w:rPr>
              <w:fldChar w:fldCharType="separate"/>
            </w:r>
            <w:r w:rsidRPr="00C2328E">
              <w:rPr>
                <w:noProof/>
                <w:webHidden/>
                <w:sz w:val="24"/>
                <w:szCs w:val="24"/>
              </w:rPr>
              <w:t>i</w:t>
            </w:r>
            <w:r w:rsidRPr="00C2328E">
              <w:rPr>
                <w:noProof/>
                <w:webHidden/>
                <w:sz w:val="24"/>
                <w:szCs w:val="24"/>
              </w:rPr>
              <w:fldChar w:fldCharType="end"/>
            </w:r>
          </w:hyperlink>
        </w:p>
        <w:p w14:paraId="73A7A5DC" w14:textId="77777777" w:rsidR="00C2328E" w:rsidRPr="00C2328E" w:rsidRDefault="00C2328E" w:rsidP="00C2328E">
          <w:pPr>
            <w:pStyle w:val="TOC1"/>
            <w:spacing w:line="240" w:lineRule="auto"/>
            <w:rPr>
              <w:rFonts w:asciiTheme="minorHAnsi" w:hAnsiTheme="minorHAnsi" w:cstheme="minorBidi"/>
              <w:b w:val="0"/>
              <w:bCs w:val="0"/>
              <w:noProof/>
              <w:sz w:val="24"/>
              <w:szCs w:val="24"/>
            </w:rPr>
          </w:pPr>
          <w:hyperlink w:anchor="_Toc15329537" w:history="1">
            <w:r w:rsidRPr="00C2328E">
              <w:rPr>
                <w:rStyle w:val="Hyperlink"/>
                <w:noProof/>
                <w:sz w:val="24"/>
                <w:szCs w:val="24"/>
              </w:rPr>
              <w:t>List of Figures</w:t>
            </w:r>
            <w:r w:rsidRPr="00C2328E">
              <w:rPr>
                <w:noProof/>
                <w:webHidden/>
                <w:sz w:val="24"/>
                <w:szCs w:val="24"/>
              </w:rPr>
              <w:tab/>
            </w:r>
            <w:r w:rsidRPr="00C2328E">
              <w:rPr>
                <w:noProof/>
                <w:webHidden/>
                <w:sz w:val="24"/>
                <w:szCs w:val="24"/>
              </w:rPr>
              <w:fldChar w:fldCharType="begin"/>
            </w:r>
            <w:r w:rsidRPr="00C2328E">
              <w:rPr>
                <w:noProof/>
                <w:webHidden/>
                <w:sz w:val="24"/>
                <w:szCs w:val="24"/>
              </w:rPr>
              <w:instrText xml:space="preserve"> PAGEREF _Toc15329537 \h </w:instrText>
            </w:r>
            <w:r w:rsidRPr="00C2328E">
              <w:rPr>
                <w:noProof/>
                <w:webHidden/>
                <w:sz w:val="24"/>
                <w:szCs w:val="24"/>
              </w:rPr>
            </w:r>
            <w:r w:rsidRPr="00C2328E">
              <w:rPr>
                <w:noProof/>
                <w:webHidden/>
                <w:sz w:val="24"/>
                <w:szCs w:val="24"/>
              </w:rPr>
              <w:fldChar w:fldCharType="separate"/>
            </w:r>
            <w:r w:rsidRPr="00C2328E">
              <w:rPr>
                <w:noProof/>
                <w:webHidden/>
                <w:sz w:val="24"/>
                <w:szCs w:val="24"/>
              </w:rPr>
              <w:t>ii</w:t>
            </w:r>
            <w:r w:rsidRPr="00C2328E">
              <w:rPr>
                <w:noProof/>
                <w:webHidden/>
                <w:sz w:val="24"/>
                <w:szCs w:val="24"/>
              </w:rPr>
              <w:fldChar w:fldCharType="end"/>
            </w:r>
          </w:hyperlink>
        </w:p>
        <w:p w14:paraId="0192D8B8" w14:textId="77777777" w:rsidR="00C2328E" w:rsidRPr="00C2328E" w:rsidRDefault="00C2328E" w:rsidP="00C2328E">
          <w:pPr>
            <w:pStyle w:val="TOC1"/>
            <w:spacing w:line="240" w:lineRule="auto"/>
            <w:rPr>
              <w:rFonts w:asciiTheme="minorHAnsi" w:hAnsiTheme="minorHAnsi" w:cstheme="minorBidi"/>
              <w:b w:val="0"/>
              <w:bCs w:val="0"/>
              <w:noProof/>
              <w:sz w:val="24"/>
              <w:szCs w:val="24"/>
            </w:rPr>
          </w:pPr>
          <w:hyperlink w:anchor="_Toc15329538" w:history="1">
            <w:r w:rsidRPr="00C2328E">
              <w:rPr>
                <w:rStyle w:val="Hyperlink"/>
                <w:noProof/>
                <w:sz w:val="24"/>
                <w:szCs w:val="24"/>
              </w:rPr>
              <w:t>List of Tables</w:t>
            </w:r>
            <w:r w:rsidRPr="00C2328E">
              <w:rPr>
                <w:noProof/>
                <w:webHidden/>
                <w:sz w:val="24"/>
                <w:szCs w:val="24"/>
              </w:rPr>
              <w:tab/>
            </w:r>
            <w:r w:rsidRPr="00C2328E">
              <w:rPr>
                <w:noProof/>
                <w:webHidden/>
                <w:sz w:val="24"/>
                <w:szCs w:val="24"/>
              </w:rPr>
              <w:fldChar w:fldCharType="begin"/>
            </w:r>
            <w:r w:rsidRPr="00C2328E">
              <w:rPr>
                <w:noProof/>
                <w:webHidden/>
                <w:sz w:val="24"/>
                <w:szCs w:val="24"/>
              </w:rPr>
              <w:instrText xml:space="preserve"> PAGEREF _Toc15329538 \h </w:instrText>
            </w:r>
            <w:r w:rsidRPr="00C2328E">
              <w:rPr>
                <w:noProof/>
                <w:webHidden/>
                <w:sz w:val="24"/>
                <w:szCs w:val="24"/>
              </w:rPr>
            </w:r>
            <w:r w:rsidRPr="00C2328E">
              <w:rPr>
                <w:noProof/>
                <w:webHidden/>
                <w:sz w:val="24"/>
                <w:szCs w:val="24"/>
              </w:rPr>
              <w:fldChar w:fldCharType="separate"/>
            </w:r>
            <w:r w:rsidRPr="00C2328E">
              <w:rPr>
                <w:noProof/>
                <w:webHidden/>
                <w:sz w:val="24"/>
                <w:szCs w:val="24"/>
              </w:rPr>
              <w:t>ii</w:t>
            </w:r>
            <w:r w:rsidRPr="00C2328E">
              <w:rPr>
                <w:noProof/>
                <w:webHidden/>
                <w:sz w:val="24"/>
                <w:szCs w:val="24"/>
              </w:rPr>
              <w:fldChar w:fldCharType="end"/>
            </w:r>
          </w:hyperlink>
        </w:p>
        <w:p w14:paraId="7990BE9E" w14:textId="77777777" w:rsidR="00C2328E" w:rsidRDefault="00C2328E" w:rsidP="00C2328E">
          <w:pPr>
            <w:pStyle w:val="TOC1"/>
            <w:spacing w:line="240" w:lineRule="auto"/>
            <w:rPr>
              <w:rStyle w:val="Hyperlink"/>
              <w:noProof/>
              <w:sz w:val="24"/>
              <w:szCs w:val="24"/>
            </w:rPr>
          </w:pPr>
          <w:hyperlink w:anchor="_Toc15329539" w:history="1">
            <w:r w:rsidRPr="00C2328E">
              <w:rPr>
                <w:rStyle w:val="Hyperlink"/>
                <w:noProof/>
                <w:sz w:val="24"/>
                <w:szCs w:val="24"/>
              </w:rPr>
              <w:t>List of Symbols / Abbreviations</w:t>
            </w:r>
            <w:r w:rsidRPr="00C2328E">
              <w:rPr>
                <w:noProof/>
                <w:webHidden/>
                <w:sz w:val="24"/>
                <w:szCs w:val="24"/>
              </w:rPr>
              <w:tab/>
            </w:r>
            <w:r w:rsidRPr="00C2328E">
              <w:rPr>
                <w:noProof/>
                <w:webHidden/>
                <w:sz w:val="24"/>
                <w:szCs w:val="24"/>
              </w:rPr>
              <w:fldChar w:fldCharType="begin"/>
            </w:r>
            <w:r w:rsidRPr="00C2328E">
              <w:rPr>
                <w:noProof/>
                <w:webHidden/>
                <w:sz w:val="24"/>
                <w:szCs w:val="24"/>
              </w:rPr>
              <w:instrText xml:space="preserve"> PAGEREF _Toc15329539 \h </w:instrText>
            </w:r>
            <w:r w:rsidRPr="00C2328E">
              <w:rPr>
                <w:noProof/>
                <w:webHidden/>
                <w:sz w:val="24"/>
                <w:szCs w:val="24"/>
              </w:rPr>
            </w:r>
            <w:r w:rsidRPr="00C2328E">
              <w:rPr>
                <w:noProof/>
                <w:webHidden/>
                <w:sz w:val="24"/>
                <w:szCs w:val="24"/>
              </w:rPr>
              <w:fldChar w:fldCharType="separate"/>
            </w:r>
            <w:r w:rsidRPr="00C2328E">
              <w:rPr>
                <w:noProof/>
                <w:webHidden/>
                <w:sz w:val="24"/>
                <w:szCs w:val="24"/>
              </w:rPr>
              <w:t>iii</w:t>
            </w:r>
            <w:r w:rsidRPr="00C2328E">
              <w:rPr>
                <w:noProof/>
                <w:webHidden/>
                <w:sz w:val="24"/>
                <w:szCs w:val="24"/>
              </w:rPr>
              <w:fldChar w:fldCharType="end"/>
            </w:r>
          </w:hyperlink>
        </w:p>
        <w:p w14:paraId="23611687" w14:textId="77777777" w:rsidR="00C2328E" w:rsidRPr="00C2328E" w:rsidRDefault="00C2328E" w:rsidP="00C2328E"/>
        <w:p w14:paraId="40EDA0F2" w14:textId="77777777" w:rsidR="00C2328E" w:rsidRDefault="00C2328E">
          <w:pPr>
            <w:pStyle w:val="TOC1"/>
            <w:rPr>
              <w:rFonts w:asciiTheme="minorHAnsi" w:hAnsiTheme="minorHAnsi" w:cstheme="minorBidi"/>
              <w:b w:val="0"/>
              <w:bCs w:val="0"/>
              <w:noProof/>
              <w:sz w:val="22"/>
              <w:szCs w:val="22"/>
            </w:rPr>
          </w:pPr>
          <w:hyperlink w:anchor="_Toc15329540" w:history="1">
            <w:r w:rsidRPr="006C4612">
              <w:rPr>
                <w:rStyle w:val="Hyperlink"/>
                <w:noProof/>
              </w:rPr>
              <w:t>Chapter 1: Introduction</w:t>
            </w:r>
            <w:r>
              <w:rPr>
                <w:noProof/>
                <w:webHidden/>
              </w:rPr>
              <w:tab/>
            </w:r>
            <w:r>
              <w:rPr>
                <w:noProof/>
                <w:webHidden/>
              </w:rPr>
              <w:fldChar w:fldCharType="begin"/>
            </w:r>
            <w:r>
              <w:rPr>
                <w:noProof/>
                <w:webHidden/>
              </w:rPr>
              <w:instrText xml:space="preserve"> PAGEREF _Toc15329540 \h </w:instrText>
            </w:r>
            <w:r>
              <w:rPr>
                <w:noProof/>
                <w:webHidden/>
              </w:rPr>
            </w:r>
            <w:r>
              <w:rPr>
                <w:noProof/>
                <w:webHidden/>
              </w:rPr>
              <w:fldChar w:fldCharType="separate"/>
            </w:r>
            <w:r>
              <w:rPr>
                <w:noProof/>
                <w:webHidden/>
              </w:rPr>
              <w:t>1</w:t>
            </w:r>
            <w:r>
              <w:rPr>
                <w:noProof/>
                <w:webHidden/>
              </w:rPr>
              <w:fldChar w:fldCharType="end"/>
            </w:r>
          </w:hyperlink>
        </w:p>
        <w:p w14:paraId="7744385B" w14:textId="77777777" w:rsidR="00C2328E" w:rsidRDefault="00C2328E">
          <w:pPr>
            <w:pStyle w:val="TOC2"/>
            <w:tabs>
              <w:tab w:val="right" w:leader="dot" w:pos="9017"/>
            </w:tabs>
            <w:rPr>
              <w:rFonts w:cstheme="minorBidi"/>
              <w:noProof/>
            </w:rPr>
          </w:pPr>
          <w:hyperlink w:anchor="_Toc15329541" w:history="1">
            <w:r w:rsidRPr="006C4612">
              <w:rPr>
                <w:rStyle w:val="Hyperlink"/>
                <w:b/>
                <w:bCs/>
                <w:noProof/>
              </w:rPr>
              <w:t>1.1 Introduction</w:t>
            </w:r>
            <w:r>
              <w:rPr>
                <w:noProof/>
                <w:webHidden/>
              </w:rPr>
              <w:tab/>
            </w:r>
            <w:r>
              <w:rPr>
                <w:noProof/>
                <w:webHidden/>
              </w:rPr>
              <w:fldChar w:fldCharType="begin"/>
            </w:r>
            <w:r>
              <w:rPr>
                <w:noProof/>
                <w:webHidden/>
              </w:rPr>
              <w:instrText xml:space="preserve"> PAGEREF _Toc15329541 \h </w:instrText>
            </w:r>
            <w:r>
              <w:rPr>
                <w:noProof/>
                <w:webHidden/>
              </w:rPr>
            </w:r>
            <w:r>
              <w:rPr>
                <w:noProof/>
                <w:webHidden/>
              </w:rPr>
              <w:fldChar w:fldCharType="separate"/>
            </w:r>
            <w:r>
              <w:rPr>
                <w:noProof/>
                <w:webHidden/>
              </w:rPr>
              <w:t>1</w:t>
            </w:r>
            <w:r>
              <w:rPr>
                <w:noProof/>
                <w:webHidden/>
              </w:rPr>
              <w:fldChar w:fldCharType="end"/>
            </w:r>
          </w:hyperlink>
        </w:p>
        <w:p w14:paraId="0F32F01A" w14:textId="77777777" w:rsidR="00C2328E" w:rsidRDefault="00C2328E">
          <w:pPr>
            <w:pStyle w:val="TOC2"/>
            <w:tabs>
              <w:tab w:val="right" w:leader="dot" w:pos="9017"/>
            </w:tabs>
            <w:rPr>
              <w:rFonts w:cstheme="minorBidi"/>
              <w:noProof/>
            </w:rPr>
          </w:pPr>
          <w:hyperlink w:anchor="_Toc15329542" w:history="1">
            <w:r w:rsidRPr="006C4612">
              <w:rPr>
                <w:rStyle w:val="Hyperlink"/>
                <w:b/>
                <w:bCs/>
                <w:noProof/>
              </w:rPr>
              <w:t>1.2 Problem Statement</w:t>
            </w:r>
            <w:r>
              <w:rPr>
                <w:noProof/>
                <w:webHidden/>
              </w:rPr>
              <w:tab/>
            </w:r>
            <w:r>
              <w:rPr>
                <w:noProof/>
                <w:webHidden/>
              </w:rPr>
              <w:fldChar w:fldCharType="begin"/>
            </w:r>
            <w:r>
              <w:rPr>
                <w:noProof/>
                <w:webHidden/>
              </w:rPr>
              <w:instrText xml:space="preserve"> PAGEREF _Toc15329542 \h </w:instrText>
            </w:r>
            <w:r>
              <w:rPr>
                <w:noProof/>
                <w:webHidden/>
              </w:rPr>
            </w:r>
            <w:r>
              <w:rPr>
                <w:noProof/>
                <w:webHidden/>
              </w:rPr>
              <w:fldChar w:fldCharType="separate"/>
            </w:r>
            <w:r>
              <w:rPr>
                <w:noProof/>
                <w:webHidden/>
              </w:rPr>
              <w:t>1</w:t>
            </w:r>
            <w:r>
              <w:rPr>
                <w:noProof/>
                <w:webHidden/>
              </w:rPr>
              <w:fldChar w:fldCharType="end"/>
            </w:r>
          </w:hyperlink>
        </w:p>
        <w:p w14:paraId="3031BE6F" w14:textId="77777777" w:rsidR="00C2328E" w:rsidRDefault="00C2328E">
          <w:pPr>
            <w:pStyle w:val="TOC2"/>
            <w:tabs>
              <w:tab w:val="right" w:leader="dot" w:pos="9017"/>
            </w:tabs>
            <w:rPr>
              <w:rFonts w:cstheme="minorBidi"/>
              <w:noProof/>
            </w:rPr>
          </w:pPr>
          <w:hyperlink w:anchor="_Toc15329543" w:history="1">
            <w:r w:rsidRPr="006C4612">
              <w:rPr>
                <w:rStyle w:val="Hyperlink"/>
                <w:b/>
                <w:bCs/>
                <w:noProof/>
              </w:rPr>
              <w:t>1.3 Objective</w:t>
            </w:r>
            <w:r>
              <w:rPr>
                <w:noProof/>
                <w:webHidden/>
              </w:rPr>
              <w:tab/>
            </w:r>
            <w:r>
              <w:rPr>
                <w:noProof/>
                <w:webHidden/>
              </w:rPr>
              <w:fldChar w:fldCharType="begin"/>
            </w:r>
            <w:r>
              <w:rPr>
                <w:noProof/>
                <w:webHidden/>
              </w:rPr>
              <w:instrText xml:space="preserve"> PAGEREF _Toc15329543 \h </w:instrText>
            </w:r>
            <w:r>
              <w:rPr>
                <w:noProof/>
                <w:webHidden/>
              </w:rPr>
            </w:r>
            <w:r>
              <w:rPr>
                <w:noProof/>
                <w:webHidden/>
              </w:rPr>
              <w:fldChar w:fldCharType="separate"/>
            </w:r>
            <w:r>
              <w:rPr>
                <w:noProof/>
                <w:webHidden/>
              </w:rPr>
              <w:t>1</w:t>
            </w:r>
            <w:r>
              <w:rPr>
                <w:noProof/>
                <w:webHidden/>
              </w:rPr>
              <w:fldChar w:fldCharType="end"/>
            </w:r>
          </w:hyperlink>
        </w:p>
        <w:p w14:paraId="7F636982" w14:textId="77777777" w:rsidR="00C2328E" w:rsidRDefault="00C2328E">
          <w:pPr>
            <w:pStyle w:val="TOC2"/>
            <w:tabs>
              <w:tab w:val="right" w:leader="dot" w:pos="9017"/>
            </w:tabs>
            <w:rPr>
              <w:rFonts w:cstheme="minorBidi"/>
              <w:noProof/>
            </w:rPr>
          </w:pPr>
          <w:hyperlink w:anchor="_Toc15329544" w:history="1">
            <w:r w:rsidRPr="006C4612">
              <w:rPr>
                <w:rStyle w:val="Hyperlink"/>
                <w:b/>
                <w:bCs/>
                <w:noProof/>
              </w:rPr>
              <w:t>1.4 Methodology</w:t>
            </w:r>
            <w:r>
              <w:rPr>
                <w:noProof/>
                <w:webHidden/>
              </w:rPr>
              <w:tab/>
            </w:r>
            <w:r>
              <w:rPr>
                <w:noProof/>
                <w:webHidden/>
              </w:rPr>
              <w:fldChar w:fldCharType="begin"/>
            </w:r>
            <w:r>
              <w:rPr>
                <w:noProof/>
                <w:webHidden/>
              </w:rPr>
              <w:instrText xml:space="preserve"> PAGEREF _Toc15329544 \h </w:instrText>
            </w:r>
            <w:r>
              <w:rPr>
                <w:noProof/>
                <w:webHidden/>
              </w:rPr>
            </w:r>
            <w:r>
              <w:rPr>
                <w:noProof/>
                <w:webHidden/>
              </w:rPr>
              <w:fldChar w:fldCharType="separate"/>
            </w:r>
            <w:r>
              <w:rPr>
                <w:noProof/>
                <w:webHidden/>
              </w:rPr>
              <w:t>1</w:t>
            </w:r>
            <w:r>
              <w:rPr>
                <w:noProof/>
                <w:webHidden/>
              </w:rPr>
              <w:fldChar w:fldCharType="end"/>
            </w:r>
          </w:hyperlink>
        </w:p>
        <w:p w14:paraId="23D3A17B" w14:textId="77777777" w:rsidR="00C2328E" w:rsidRDefault="00C2328E">
          <w:pPr>
            <w:pStyle w:val="TOC2"/>
            <w:tabs>
              <w:tab w:val="right" w:leader="dot" w:pos="9017"/>
            </w:tabs>
            <w:rPr>
              <w:rFonts w:cstheme="minorBidi"/>
              <w:noProof/>
            </w:rPr>
          </w:pPr>
          <w:hyperlink w:anchor="_Toc15329545" w:history="1">
            <w:r w:rsidRPr="006C4612">
              <w:rPr>
                <w:rStyle w:val="Hyperlink"/>
                <w:b/>
                <w:bCs/>
                <w:noProof/>
              </w:rPr>
              <w:t>1.5 Expected outcome</w:t>
            </w:r>
            <w:r>
              <w:rPr>
                <w:noProof/>
                <w:webHidden/>
              </w:rPr>
              <w:tab/>
            </w:r>
            <w:r>
              <w:rPr>
                <w:noProof/>
                <w:webHidden/>
              </w:rPr>
              <w:fldChar w:fldCharType="begin"/>
            </w:r>
            <w:r>
              <w:rPr>
                <w:noProof/>
                <w:webHidden/>
              </w:rPr>
              <w:instrText xml:space="preserve"> PAGEREF _Toc15329545 \h </w:instrText>
            </w:r>
            <w:r>
              <w:rPr>
                <w:noProof/>
                <w:webHidden/>
              </w:rPr>
            </w:r>
            <w:r>
              <w:rPr>
                <w:noProof/>
                <w:webHidden/>
              </w:rPr>
              <w:fldChar w:fldCharType="separate"/>
            </w:r>
            <w:r>
              <w:rPr>
                <w:noProof/>
                <w:webHidden/>
              </w:rPr>
              <w:t>2</w:t>
            </w:r>
            <w:r>
              <w:rPr>
                <w:noProof/>
                <w:webHidden/>
              </w:rPr>
              <w:fldChar w:fldCharType="end"/>
            </w:r>
          </w:hyperlink>
        </w:p>
        <w:p w14:paraId="08E6ABE7" w14:textId="77777777" w:rsidR="00C2328E" w:rsidRDefault="00C2328E">
          <w:pPr>
            <w:pStyle w:val="TOC2"/>
            <w:tabs>
              <w:tab w:val="right" w:leader="dot" w:pos="9017"/>
            </w:tabs>
            <w:rPr>
              <w:rFonts w:cstheme="minorBidi"/>
              <w:noProof/>
            </w:rPr>
          </w:pPr>
          <w:hyperlink w:anchor="_Toc15329546" w:history="1">
            <w:r w:rsidRPr="006C4612">
              <w:rPr>
                <w:rStyle w:val="Hyperlink"/>
                <w:b/>
                <w:bCs/>
                <w:noProof/>
              </w:rPr>
              <w:t>1.6 Plan-Gantt chart</w:t>
            </w:r>
            <w:r>
              <w:rPr>
                <w:noProof/>
                <w:webHidden/>
              </w:rPr>
              <w:tab/>
            </w:r>
            <w:r>
              <w:rPr>
                <w:noProof/>
                <w:webHidden/>
              </w:rPr>
              <w:fldChar w:fldCharType="begin"/>
            </w:r>
            <w:r>
              <w:rPr>
                <w:noProof/>
                <w:webHidden/>
              </w:rPr>
              <w:instrText xml:space="preserve"> PAGEREF _Toc15329546 \h </w:instrText>
            </w:r>
            <w:r>
              <w:rPr>
                <w:noProof/>
                <w:webHidden/>
              </w:rPr>
            </w:r>
            <w:r>
              <w:rPr>
                <w:noProof/>
                <w:webHidden/>
              </w:rPr>
              <w:fldChar w:fldCharType="separate"/>
            </w:r>
            <w:r>
              <w:rPr>
                <w:noProof/>
                <w:webHidden/>
              </w:rPr>
              <w:t>3</w:t>
            </w:r>
            <w:r>
              <w:rPr>
                <w:noProof/>
                <w:webHidden/>
              </w:rPr>
              <w:fldChar w:fldCharType="end"/>
            </w:r>
          </w:hyperlink>
        </w:p>
        <w:p w14:paraId="145D6395" w14:textId="77777777" w:rsidR="00C2328E" w:rsidRDefault="00C2328E">
          <w:pPr>
            <w:pStyle w:val="TOC2"/>
            <w:tabs>
              <w:tab w:val="right" w:leader="dot" w:pos="9017"/>
            </w:tabs>
            <w:rPr>
              <w:rFonts w:cstheme="minorBidi"/>
              <w:noProof/>
            </w:rPr>
          </w:pPr>
          <w:hyperlink w:anchor="_Toc15329547" w:history="1">
            <w:r w:rsidRPr="006C4612">
              <w:rPr>
                <w:rStyle w:val="Hyperlink"/>
                <w:b/>
                <w:bCs/>
                <w:noProof/>
              </w:rPr>
              <w:t>1.7 Structure of report</w:t>
            </w:r>
            <w:r>
              <w:rPr>
                <w:noProof/>
                <w:webHidden/>
              </w:rPr>
              <w:tab/>
            </w:r>
            <w:r>
              <w:rPr>
                <w:noProof/>
                <w:webHidden/>
              </w:rPr>
              <w:fldChar w:fldCharType="begin"/>
            </w:r>
            <w:r>
              <w:rPr>
                <w:noProof/>
                <w:webHidden/>
              </w:rPr>
              <w:instrText xml:space="preserve"> PAGEREF _Toc15329547 \h </w:instrText>
            </w:r>
            <w:r>
              <w:rPr>
                <w:noProof/>
                <w:webHidden/>
              </w:rPr>
            </w:r>
            <w:r>
              <w:rPr>
                <w:noProof/>
                <w:webHidden/>
              </w:rPr>
              <w:fldChar w:fldCharType="separate"/>
            </w:r>
            <w:r>
              <w:rPr>
                <w:noProof/>
                <w:webHidden/>
              </w:rPr>
              <w:t>3</w:t>
            </w:r>
            <w:r>
              <w:rPr>
                <w:noProof/>
                <w:webHidden/>
              </w:rPr>
              <w:fldChar w:fldCharType="end"/>
            </w:r>
          </w:hyperlink>
        </w:p>
        <w:p w14:paraId="5DC21A7A" w14:textId="77777777" w:rsidR="00C2328E" w:rsidRDefault="00C2328E">
          <w:pPr>
            <w:pStyle w:val="TOC1"/>
            <w:rPr>
              <w:rFonts w:asciiTheme="minorHAnsi" w:hAnsiTheme="minorHAnsi" w:cstheme="minorBidi"/>
              <w:b w:val="0"/>
              <w:bCs w:val="0"/>
              <w:noProof/>
              <w:sz w:val="22"/>
              <w:szCs w:val="22"/>
            </w:rPr>
          </w:pPr>
          <w:hyperlink w:anchor="_Toc15329548" w:history="1">
            <w:r w:rsidRPr="006C4612">
              <w:rPr>
                <w:rStyle w:val="Hyperlink"/>
                <w:noProof/>
              </w:rPr>
              <w:t>Chapter 2: Literature Review</w:t>
            </w:r>
            <w:r>
              <w:rPr>
                <w:noProof/>
                <w:webHidden/>
              </w:rPr>
              <w:tab/>
            </w:r>
            <w:r>
              <w:rPr>
                <w:noProof/>
                <w:webHidden/>
              </w:rPr>
              <w:fldChar w:fldCharType="begin"/>
            </w:r>
            <w:r>
              <w:rPr>
                <w:noProof/>
                <w:webHidden/>
              </w:rPr>
              <w:instrText xml:space="preserve"> PAGEREF _Toc15329548 \h </w:instrText>
            </w:r>
            <w:r>
              <w:rPr>
                <w:noProof/>
                <w:webHidden/>
              </w:rPr>
            </w:r>
            <w:r>
              <w:rPr>
                <w:noProof/>
                <w:webHidden/>
              </w:rPr>
              <w:fldChar w:fldCharType="separate"/>
            </w:r>
            <w:r>
              <w:rPr>
                <w:noProof/>
                <w:webHidden/>
              </w:rPr>
              <w:t>4</w:t>
            </w:r>
            <w:r>
              <w:rPr>
                <w:noProof/>
                <w:webHidden/>
              </w:rPr>
              <w:fldChar w:fldCharType="end"/>
            </w:r>
          </w:hyperlink>
        </w:p>
        <w:p w14:paraId="7A7EA1DE" w14:textId="77777777" w:rsidR="00C2328E" w:rsidRDefault="00C2328E">
          <w:pPr>
            <w:pStyle w:val="TOC2"/>
            <w:tabs>
              <w:tab w:val="right" w:leader="dot" w:pos="9017"/>
            </w:tabs>
            <w:rPr>
              <w:rFonts w:cstheme="minorBidi"/>
              <w:noProof/>
            </w:rPr>
          </w:pPr>
          <w:hyperlink w:anchor="_Toc15329549" w:history="1">
            <w:r w:rsidRPr="006C4612">
              <w:rPr>
                <w:rStyle w:val="Hyperlink"/>
                <w:b/>
                <w:bCs/>
                <w:noProof/>
              </w:rPr>
              <w:t>2.1 Introduction</w:t>
            </w:r>
            <w:r>
              <w:rPr>
                <w:noProof/>
                <w:webHidden/>
              </w:rPr>
              <w:tab/>
            </w:r>
            <w:r>
              <w:rPr>
                <w:noProof/>
                <w:webHidden/>
              </w:rPr>
              <w:fldChar w:fldCharType="begin"/>
            </w:r>
            <w:r>
              <w:rPr>
                <w:noProof/>
                <w:webHidden/>
              </w:rPr>
              <w:instrText xml:space="preserve"> PAGEREF _Toc15329549 \h </w:instrText>
            </w:r>
            <w:r>
              <w:rPr>
                <w:noProof/>
                <w:webHidden/>
              </w:rPr>
            </w:r>
            <w:r>
              <w:rPr>
                <w:noProof/>
                <w:webHidden/>
              </w:rPr>
              <w:fldChar w:fldCharType="separate"/>
            </w:r>
            <w:r>
              <w:rPr>
                <w:noProof/>
                <w:webHidden/>
              </w:rPr>
              <w:t>4</w:t>
            </w:r>
            <w:r>
              <w:rPr>
                <w:noProof/>
                <w:webHidden/>
              </w:rPr>
              <w:fldChar w:fldCharType="end"/>
            </w:r>
          </w:hyperlink>
        </w:p>
        <w:p w14:paraId="6714C2E6" w14:textId="77777777" w:rsidR="00C2328E" w:rsidRDefault="00C2328E">
          <w:pPr>
            <w:pStyle w:val="TOC2"/>
            <w:tabs>
              <w:tab w:val="right" w:leader="dot" w:pos="9017"/>
            </w:tabs>
            <w:rPr>
              <w:rFonts w:cstheme="minorBidi"/>
              <w:noProof/>
            </w:rPr>
          </w:pPr>
          <w:hyperlink w:anchor="_Toc15329550" w:history="1">
            <w:r w:rsidRPr="006C4612">
              <w:rPr>
                <w:rStyle w:val="Hyperlink"/>
                <w:b/>
                <w:bCs/>
                <w:noProof/>
              </w:rPr>
              <w:t>2.2 Similar apps</w:t>
            </w:r>
            <w:r>
              <w:rPr>
                <w:noProof/>
                <w:webHidden/>
              </w:rPr>
              <w:tab/>
            </w:r>
            <w:r>
              <w:rPr>
                <w:noProof/>
                <w:webHidden/>
              </w:rPr>
              <w:fldChar w:fldCharType="begin"/>
            </w:r>
            <w:r>
              <w:rPr>
                <w:noProof/>
                <w:webHidden/>
              </w:rPr>
              <w:instrText xml:space="preserve"> PAGEREF _Toc15329550 \h </w:instrText>
            </w:r>
            <w:r>
              <w:rPr>
                <w:noProof/>
                <w:webHidden/>
              </w:rPr>
            </w:r>
            <w:r>
              <w:rPr>
                <w:noProof/>
                <w:webHidden/>
              </w:rPr>
              <w:fldChar w:fldCharType="separate"/>
            </w:r>
            <w:r>
              <w:rPr>
                <w:noProof/>
                <w:webHidden/>
              </w:rPr>
              <w:t>4</w:t>
            </w:r>
            <w:r>
              <w:rPr>
                <w:noProof/>
                <w:webHidden/>
              </w:rPr>
              <w:fldChar w:fldCharType="end"/>
            </w:r>
          </w:hyperlink>
        </w:p>
        <w:p w14:paraId="2285D822" w14:textId="77777777" w:rsidR="00C2328E" w:rsidRDefault="00C2328E">
          <w:pPr>
            <w:pStyle w:val="TOC2"/>
            <w:tabs>
              <w:tab w:val="right" w:leader="dot" w:pos="9017"/>
            </w:tabs>
            <w:rPr>
              <w:rFonts w:cstheme="minorBidi"/>
              <w:noProof/>
            </w:rPr>
          </w:pPr>
          <w:hyperlink w:anchor="_Toc15329551" w:history="1">
            <w:r w:rsidRPr="006C4612">
              <w:rPr>
                <w:rStyle w:val="Hyperlink"/>
                <w:b/>
                <w:bCs/>
                <w:noProof/>
              </w:rPr>
              <w:t>2.3 Apps comparison</w:t>
            </w:r>
            <w:r>
              <w:rPr>
                <w:noProof/>
                <w:webHidden/>
              </w:rPr>
              <w:tab/>
            </w:r>
            <w:r>
              <w:rPr>
                <w:noProof/>
                <w:webHidden/>
              </w:rPr>
              <w:fldChar w:fldCharType="begin"/>
            </w:r>
            <w:r>
              <w:rPr>
                <w:noProof/>
                <w:webHidden/>
              </w:rPr>
              <w:instrText xml:space="preserve"> PAGEREF _Toc15329551 \h </w:instrText>
            </w:r>
            <w:r>
              <w:rPr>
                <w:noProof/>
                <w:webHidden/>
              </w:rPr>
            </w:r>
            <w:r>
              <w:rPr>
                <w:noProof/>
                <w:webHidden/>
              </w:rPr>
              <w:fldChar w:fldCharType="separate"/>
            </w:r>
            <w:r>
              <w:rPr>
                <w:noProof/>
                <w:webHidden/>
              </w:rPr>
              <w:t>8</w:t>
            </w:r>
            <w:r>
              <w:rPr>
                <w:noProof/>
                <w:webHidden/>
              </w:rPr>
              <w:fldChar w:fldCharType="end"/>
            </w:r>
          </w:hyperlink>
        </w:p>
        <w:p w14:paraId="03C15D62" w14:textId="77777777" w:rsidR="00C2328E" w:rsidRDefault="00C2328E">
          <w:pPr>
            <w:pStyle w:val="TOC1"/>
            <w:rPr>
              <w:rFonts w:asciiTheme="minorHAnsi" w:hAnsiTheme="minorHAnsi" w:cstheme="minorBidi"/>
              <w:b w:val="0"/>
              <w:bCs w:val="0"/>
              <w:noProof/>
              <w:sz w:val="22"/>
              <w:szCs w:val="22"/>
            </w:rPr>
          </w:pPr>
          <w:hyperlink w:anchor="_Toc15329552" w:history="1">
            <w:r w:rsidRPr="006C4612">
              <w:rPr>
                <w:rStyle w:val="Hyperlink"/>
                <w:noProof/>
              </w:rPr>
              <w:t>Chapter 3: Requirements Analysis</w:t>
            </w:r>
            <w:r>
              <w:rPr>
                <w:noProof/>
                <w:webHidden/>
              </w:rPr>
              <w:tab/>
            </w:r>
            <w:r>
              <w:rPr>
                <w:noProof/>
                <w:webHidden/>
              </w:rPr>
              <w:fldChar w:fldCharType="begin"/>
            </w:r>
            <w:r>
              <w:rPr>
                <w:noProof/>
                <w:webHidden/>
              </w:rPr>
              <w:instrText xml:space="preserve"> PAGEREF _Toc15329552 \h </w:instrText>
            </w:r>
            <w:r>
              <w:rPr>
                <w:noProof/>
                <w:webHidden/>
              </w:rPr>
            </w:r>
            <w:r>
              <w:rPr>
                <w:noProof/>
                <w:webHidden/>
              </w:rPr>
              <w:fldChar w:fldCharType="separate"/>
            </w:r>
            <w:r>
              <w:rPr>
                <w:noProof/>
                <w:webHidden/>
              </w:rPr>
              <w:t>9</w:t>
            </w:r>
            <w:r>
              <w:rPr>
                <w:noProof/>
                <w:webHidden/>
              </w:rPr>
              <w:fldChar w:fldCharType="end"/>
            </w:r>
          </w:hyperlink>
        </w:p>
        <w:p w14:paraId="2C282197" w14:textId="77777777" w:rsidR="00C2328E" w:rsidRDefault="00C2328E">
          <w:pPr>
            <w:pStyle w:val="TOC2"/>
            <w:tabs>
              <w:tab w:val="right" w:leader="dot" w:pos="9017"/>
            </w:tabs>
            <w:rPr>
              <w:rFonts w:cstheme="minorBidi"/>
              <w:noProof/>
            </w:rPr>
          </w:pPr>
          <w:hyperlink w:anchor="_Toc15329553" w:history="1">
            <w:r w:rsidRPr="006C4612">
              <w:rPr>
                <w:rStyle w:val="Hyperlink"/>
                <w:b/>
                <w:bCs/>
                <w:noProof/>
              </w:rPr>
              <w:t>3.1 Introduction</w:t>
            </w:r>
            <w:r>
              <w:rPr>
                <w:noProof/>
                <w:webHidden/>
              </w:rPr>
              <w:tab/>
            </w:r>
            <w:r>
              <w:rPr>
                <w:noProof/>
                <w:webHidden/>
              </w:rPr>
              <w:fldChar w:fldCharType="begin"/>
            </w:r>
            <w:r>
              <w:rPr>
                <w:noProof/>
                <w:webHidden/>
              </w:rPr>
              <w:instrText xml:space="preserve"> PAGEREF _Toc15329553 \h </w:instrText>
            </w:r>
            <w:r>
              <w:rPr>
                <w:noProof/>
                <w:webHidden/>
              </w:rPr>
            </w:r>
            <w:r>
              <w:rPr>
                <w:noProof/>
                <w:webHidden/>
              </w:rPr>
              <w:fldChar w:fldCharType="separate"/>
            </w:r>
            <w:r>
              <w:rPr>
                <w:noProof/>
                <w:webHidden/>
              </w:rPr>
              <w:t>9</w:t>
            </w:r>
            <w:r>
              <w:rPr>
                <w:noProof/>
                <w:webHidden/>
              </w:rPr>
              <w:fldChar w:fldCharType="end"/>
            </w:r>
          </w:hyperlink>
        </w:p>
        <w:p w14:paraId="1A9D5F0C" w14:textId="77777777" w:rsidR="00C2328E" w:rsidRDefault="00C2328E">
          <w:pPr>
            <w:pStyle w:val="TOC2"/>
            <w:tabs>
              <w:tab w:val="right" w:leader="dot" w:pos="9017"/>
            </w:tabs>
            <w:rPr>
              <w:rFonts w:cstheme="minorBidi"/>
              <w:noProof/>
            </w:rPr>
          </w:pPr>
          <w:hyperlink w:anchor="_Toc15329554" w:history="1">
            <w:r w:rsidRPr="006C4612">
              <w:rPr>
                <w:rStyle w:val="Hyperlink"/>
                <w:b/>
                <w:bCs/>
                <w:noProof/>
              </w:rPr>
              <w:t>3.2 Functional Requirements</w:t>
            </w:r>
            <w:r>
              <w:rPr>
                <w:noProof/>
                <w:webHidden/>
              </w:rPr>
              <w:tab/>
            </w:r>
            <w:r>
              <w:rPr>
                <w:noProof/>
                <w:webHidden/>
              </w:rPr>
              <w:fldChar w:fldCharType="begin"/>
            </w:r>
            <w:r>
              <w:rPr>
                <w:noProof/>
                <w:webHidden/>
              </w:rPr>
              <w:instrText xml:space="preserve"> PAGEREF _Toc15329554 \h </w:instrText>
            </w:r>
            <w:r>
              <w:rPr>
                <w:noProof/>
                <w:webHidden/>
              </w:rPr>
            </w:r>
            <w:r>
              <w:rPr>
                <w:noProof/>
                <w:webHidden/>
              </w:rPr>
              <w:fldChar w:fldCharType="separate"/>
            </w:r>
            <w:r>
              <w:rPr>
                <w:noProof/>
                <w:webHidden/>
              </w:rPr>
              <w:t>9</w:t>
            </w:r>
            <w:r>
              <w:rPr>
                <w:noProof/>
                <w:webHidden/>
              </w:rPr>
              <w:fldChar w:fldCharType="end"/>
            </w:r>
          </w:hyperlink>
        </w:p>
        <w:p w14:paraId="225403E3" w14:textId="77777777" w:rsidR="00C2328E" w:rsidRDefault="00C2328E">
          <w:pPr>
            <w:pStyle w:val="TOC2"/>
            <w:tabs>
              <w:tab w:val="right" w:leader="dot" w:pos="9017"/>
            </w:tabs>
            <w:rPr>
              <w:rFonts w:cstheme="minorBidi"/>
              <w:noProof/>
            </w:rPr>
          </w:pPr>
          <w:hyperlink w:anchor="_Toc15329555" w:history="1">
            <w:r w:rsidRPr="006C4612">
              <w:rPr>
                <w:rStyle w:val="Hyperlink"/>
                <w:b/>
                <w:bCs/>
                <w:noProof/>
              </w:rPr>
              <w:t>3.3 Non-Functional Requirements</w:t>
            </w:r>
            <w:r>
              <w:rPr>
                <w:noProof/>
                <w:webHidden/>
              </w:rPr>
              <w:tab/>
            </w:r>
            <w:r>
              <w:rPr>
                <w:noProof/>
                <w:webHidden/>
              </w:rPr>
              <w:fldChar w:fldCharType="begin"/>
            </w:r>
            <w:r>
              <w:rPr>
                <w:noProof/>
                <w:webHidden/>
              </w:rPr>
              <w:instrText xml:space="preserve"> PAGEREF _Toc15329555 \h </w:instrText>
            </w:r>
            <w:r>
              <w:rPr>
                <w:noProof/>
                <w:webHidden/>
              </w:rPr>
            </w:r>
            <w:r>
              <w:rPr>
                <w:noProof/>
                <w:webHidden/>
              </w:rPr>
              <w:fldChar w:fldCharType="separate"/>
            </w:r>
            <w:r>
              <w:rPr>
                <w:noProof/>
                <w:webHidden/>
              </w:rPr>
              <w:t>9</w:t>
            </w:r>
            <w:r>
              <w:rPr>
                <w:noProof/>
                <w:webHidden/>
              </w:rPr>
              <w:fldChar w:fldCharType="end"/>
            </w:r>
          </w:hyperlink>
        </w:p>
        <w:p w14:paraId="0C25DB9B" w14:textId="77777777" w:rsidR="00C2328E" w:rsidRDefault="00C2328E">
          <w:pPr>
            <w:pStyle w:val="TOC2"/>
            <w:tabs>
              <w:tab w:val="right" w:leader="dot" w:pos="9017"/>
            </w:tabs>
            <w:rPr>
              <w:rFonts w:cstheme="minorBidi"/>
              <w:noProof/>
            </w:rPr>
          </w:pPr>
          <w:hyperlink w:anchor="_Toc15329556" w:history="1">
            <w:r w:rsidRPr="006C4612">
              <w:rPr>
                <w:rStyle w:val="Hyperlink"/>
                <w:b/>
                <w:bCs/>
                <w:noProof/>
              </w:rPr>
              <w:t>3.5 System Sequence Diagram:</w:t>
            </w:r>
            <w:r>
              <w:rPr>
                <w:noProof/>
                <w:webHidden/>
              </w:rPr>
              <w:tab/>
            </w:r>
            <w:r>
              <w:rPr>
                <w:noProof/>
                <w:webHidden/>
              </w:rPr>
              <w:fldChar w:fldCharType="begin"/>
            </w:r>
            <w:r>
              <w:rPr>
                <w:noProof/>
                <w:webHidden/>
              </w:rPr>
              <w:instrText xml:space="preserve"> PAGEREF _Toc15329556 \h </w:instrText>
            </w:r>
            <w:r>
              <w:rPr>
                <w:noProof/>
                <w:webHidden/>
              </w:rPr>
            </w:r>
            <w:r>
              <w:rPr>
                <w:noProof/>
                <w:webHidden/>
              </w:rPr>
              <w:fldChar w:fldCharType="separate"/>
            </w:r>
            <w:r>
              <w:rPr>
                <w:noProof/>
                <w:webHidden/>
              </w:rPr>
              <w:t>14</w:t>
            </w:r>
            <w:r>
              <w:rPr>
                <w:noProof/>
                <w:webHidden/>
              </w:rPr>
              <w:fldChar w:fldCharType="end"/>
            </w:r>
          </w:hyperlink>
        </w:p>
        <w:p w14:paraId="23668F5E" w14:textId="77777777" w:rsidR="00C2328E" w:rsidRDefault="00C2328E">
          <w:pPr>
            <w:pStyle w:val="TOC1"/>
            <w:rPr>
              <w:rFonts w:asciiTheme="minorHAnsi" w:hAnsiTheme="minorHAnsi" w:cstheme="minorBidi"/>
              <w:b w:val="0"/>
              <w:bCs w:val="0"/>
              <w:noProof/>
              <w:sz w:val="22"/>
              <w:szCs w:val="22"/>
            </w:rPr>
          </w:pPr>
          <w:hyperlink w:anchor="_Toc15329557" w:history="1">
            <w:r w:rsidRPr="006C4612">
              <w:rPr>
                <w:rStyle w:val="Hyperlink"/>
                <w:noProof/>
              </w:rPr>
              <w:t>Chapter 4: Future Work</w:t>
            </w:r>
            <w:r>
              <w:rPr>
                <w:noProof/>
                <w:webHidden/>
              </w:rPr>
              <w:tab/>
            </w:r>
            <w:r>
              <w:rPr>
                <w:noProof/>
                <w:webHidden/>
              </w:rPr>
              <w:fldChar w:fldCharType="begin"/>
            </w:r>
            <w:r>
              <w:rPr>
                <w:noProof/>
                <w:webHidden/>
              </w:rPr>
              <w:instrText xml:space="preserve"> PAGEREF _Toc15329557 \h </w:instrText>
            </w:r>
            <w:r>
              <w:rPr>
                <w:noProof/>
                <w:webHidden/>
              </w:rPr>
            </w:r>
            <w:r>
              <w:rPr>
                <w:noProof/>
                <w:webHidden/>
              </w:rPr>
              <w:fldChar w:fldCharType="separate"/>
            </w:r>
            <w:r>
              <w:rPr>
                <w:noProof/>
                <w:webHidden/>
              </w:rPr>
              <w:t>15</w:t>
            </w:r>
            <w:r>
              <w:rPr>
                <w:noProof/>
                <w:webHidden/>
              </w:rPr>
              <w:fldChar w:fldCharType="end"/>
            </w:r>
          </w:hyperlink>
        </w:p>
        <w:p w14:paraId="3096DC9F" w14:textId="77777777" w:rsidR="00C2328E" w:rsidRDefault="00C2328E">
          <w:pPr>
            <w:pStyle w:val="TOC2"/>
            <w:tabs>
              <w:tab w:val="right" w:leader="dot" w:pos="9017"/>
            </w:tabs>
            <w:rPr>
              <w:rFonts w:cstheme="minorBidi"/>
              <w:noProof/>
            </w:rPr>
          </w:pPr>
          <w:hyperlink w:anchor="_Toc15329558" w:history="1">
            <w:r w:rsidRPr="006C4612">
              <w:rPr>
                <w:rStyle w:val="Hyperlink"/>
                <w:b/>
                <w:bCs/>
                <w:noProof/>
              </w:rPr>
              <w:t>4.1 Conclusion:</w:t>
            </w:r>
            <w:r>
              <w:rPr>
                <w:noProof/>
                <w:webHidden/>
              </w:rPr>
              <w:tab/>
            </w:r>
            <w:r>
              <w:rPr>
                <w:noProof/>
                <w:webHidden/>
              </w:rPr>
              <w:fldChar w:fldCharType="begin"/>
            </w:r>
            <w:r>
              <w:rPr>
                <w:noProof/>
                <w:webHidden/>
              </w:rPr>
              <w:instrText xml:space="preserve"> PAGEREF _Toc15329558 \h </w:instrText>
            </w:r>
            <w:r>
              <w:rPr>
                <w:noProof/>
                <w:webHidden/>
              </w:rPr>
            </w:r>
            <w:r>
              <w:rPr>
                <w:noProof/>
                <w:webHidden/>
              </w:rPr>
              <w:fldChar w:fldCharType="separate"/>
            </w:r>
            <w:r>
              <w:rPr>
                <w:noProof/>
                <w:webHidden/>
              </w:rPr>
              <w:t>15</w:t>
            </w:r>
            <w:r>
              <w:rPr>
                <w:noProof/>
                <w:webHidden/>
              </w:rPr>
              <w:fldChar w:fldCharType="end"/>
            </w:r>
          </w:hyperlink>
        </w:p>
        <w:p w14:paraId="269A8094" w14:textId="77777777" w:rsidR="00C2328E" w:rsidRDefault="00C2328E">
          <w:pPr>
            <w:pStyle w:val="TOC2"/>
            <w:tabs>
              <w:tab w:val="right" w:leader="dot" w:pos="9017"/>
            </w:tabs>
            <w:rPr>
              <w:rFonts w:cstheme="minorBidi"/>
              <w:noProof/>
            </w:rPr>
          </w:pPr>
          <w:hyperlink w:anchor="_Toc15329559" w:history="1">
            <w:r w:rsidRPr="006C4612">
              <w:rPr>
                <w:rStyle w:val="Hyperlink"/>
                <w:b/>
                <w:bCs/>
                <w:noProof/>
              </w:rPr>
              <w:t>4.2 Future Work:</w:t>
            </w:r>
            <w:r>
              <w:rPr>
                <w:noProof/>
                <w:webHidden/>
              </w:rPr>
              <w:tab/>
            </w:r>
            <w:r>
              <w:rPr>
                <w:noProof/>
                <w:webHidden/>
              </w:rPr>
              <w:fldChar w:fldCharType="begin"/>
            </w:r>
            <w:r>
              <w:rPr>
                <w:noProof/>
                <w:webHidden/>
              </w:rPr>
              <w:instrText xml:space="preserve"> PAGEREF _Toc15329559 \h </w:instrText>
            </w:r>
            <w:r>
              <w:rPr>
                <w:noProof/>
                <w:webHidden/>
              </w:rPr>
            </w:r>
            <w:r>
              <w:rPr>
                <w:noProof/>
                <w:webHidden/>
              </w:rPr>
              <w:fldChar w:fldCharType="separate"/>
            </w:r>
            <w:r>
              <w:rPr>
                <w:noProof/>
                <w:webHidden/>
              </w:rPr>
              <w:t>15</w:t>
            </w:r>
            <w:r>
              <w:rPr>
                <w:noProof/>
                <w:webHidden/>
              </w:rPr>
              <w:fldChar w:fldCharType="end"/>
            </w:r>
          </w:hyperlink>
        </w:p>
        <w:p w14:paraId="104365D1" w14:textId="77777777" w:rsidR="00C2328E" w:rsidRDefault="00C2328E">
          <w:pPr>
            <w:pStyle w:val="TOC1"/>
            <w:rPr>
              <w:rFonts w:asciiTheme="minorHAnsi" w:hAnsiTheme="minorHAnsi" w:cstheme="minorBidi"/>
              <w:b w:val="0"/>
              <w:bCs w:val="0"/>
              <w:noProof/>
              <w:sz w:val="22"/>
              <w:szCs w:val="22"/>
            </w:rPr>
          </w:pPr>
          <w:hyperlink w:anchor="_Toc15329560" w:history="1">
            <w:r w:rsidRPr="006C4612">
              <w:rPr>
                <w:rStyle w:val="Hyperlink"/>
                <w:noProof/>
              </w:rPr>
              <w:t>References</w:t>
            </w:r>
            <w:r>
              <w:rPr>
                <w:noProof/>
                <w:webHidden/>
              </w:rPr>
              <w:tab/>
            </w:r>
            <w:r>
              <w:rPr>
                <w:noProof/>
                <w:webHidden/>
              </w:rPr>
              <w:fldChar w:fldCharType="begin"/>
            </w:r>
            <w:r>
              <w:rPr>
                <w:noProof/>
                <w:webHidden/>
              </w:rPr>
              <w:instrText xml:space="preserve"> PAGEREF _Toc15329560 \h </w:instrText>
            </w:r>
            <w:r>
              <w:rPr>
                <w:noProof/>
                <w:webHidden/>
              </w:rPr>
            </w:r>
            <w:r>
              <w:rPr>
                <w:noProof/>
                <w:webHidden/>
              </w:rPr>
              <w:fldChar w:fldCharType="separate"/>
            </w:r>
            <w:r>
              <w:rPr>
                <w:noProof/>
                <w:webHidden/>
              </w:rPr>
              <w:t>16</w:t>
            </w:r>
            <w:r>
              <w:rPr>
                <w:noProof/>
                <w:webHidden/>
              </w:rPr>
              <w:fldChar w:fldCharType="end"/>
            </w:r>
          </w:hyperlink>
        </w:p>
        <w:p w14:paraId="67C02ACD" w14:textId="36880875" w:rsidR="00D47BD9" w:rsidRPr="00367F08" w:rsidRDefault="00C2328E" w:rsidP="00367F08">
          <w:pPr>
            <w:sectPr w:rsidR="00D47BD9" w:rsidRPr="00367F08" w:rsidSect="00D47BD9">
              <w:headerReference w:type="default" r:id="rId13"/>
              <w:footerReference w:type="default" r:id="rId14"/>
              <w:pgSz w:w="11907" w:h="16839" w:code="9"/>
              <w:pgMar w:top="1440" w:right="1440" w:bottom="1440" w:left="1440" w:header="720" w:footer="720" w:gutter="0"/>
              <w:pgNumType w:fmt="lowerRoman"/>
              <w:cols w:space="720"/>
              <w:docGrid w:linePitch="360"/>
            </w:sectPr>
          </w:pPr>
          <w:r>
            <w:rPr>
              <w:rFonts w:asciiTheme="majorHAnsi" w:eastAsiaTheme="minorEastAsia" w:hAnsiTheme="majorHAnsi" w:cstheme="majorHAnsi"/>
              <w:b/>
              <w:bCs/>
              <w:sz w:val="28"/>
              <w:szCs w:val="28"/>
            </w:rPr>
            <w:fldChar w:fldCharType="end"/>
          </w:r>
        </w:p>
      </w:sdtContent>
    </w:sdt>
    <w:p w14:paraId="69AA3896" w14:textId="586BC65F" w:rsidR="007B43A5" w:rsidRDefault="007B43A5" w:rsidP="00367F08">
      <w:pPr>
        <w:pStyle w:val="Heading1"/>
        <w:jc w:val="center"/>
        <w:rPr>
          <w:b/>
          <w:bCs/>
          <w:color w:val="auto"/>
        </w:rPr>
      </w:pPr>
      <w:bookmarkStart w:id="7" w:name="_Toc15329540"/>
      <w:r w:rsidRPr="00AB46F1">
        <w:rPr>
          <w:b/>
          <w:bCs/>
          <w:color w:val="auto"/>
        </w:rPr>
        <w:lastRenderedPageBreak/>
        <w:t xml:space="preserve">Chapter </w:t>
      </w:r>
      <w:r w:rsidR="00005828" w:rsidRPr="00AB46F1">
        <w:rPr>
          <w:b/>
          <w:bCs/>
          <w:color w:val="auto"/>
        </w:rPr>
        <w:t>1: Introduction</w:t>
      </w:r>
      <w:bookmarkEnd w:id="7"/>
    </w:p>
    <w:p w14:paraId="5A8B0B35" w14:textId="77777777" w:rsidR="00AB46F1" w:rsidRPr="00AB46F1" w:rsidRDefault="00AB46F1" w:rsidP="00AB46F1"/>
    <w:p w14:paraId="67EC175C" w14:textId="5BCD472C" w:rsidR="00B7028E" w:rsidRPr="00AB46F1" w:rsidRDefault="00AB46F1" w:rsidP="00AB46F1">
      <w:pPr>
        <w:pStyle w:val="Heading2"/>
        <w:rPr>
          <w:b/>
          <w:bCs/>
          <w:color w:val="auto"/>
          <w:sz w:val="28"/>
          <w:szCs w:val="28"/>
        </w:rPr>
      </w:pPr>
      <w:bookmarkStart w:id="8" w:name="_Toc15329541"/>
      <w:r w:rsidRPr="00AB46F1">
        <w:rPr>
          <w:b/>
          <w:bCs/>
          <w:color w:val="auto"/>
          <w:sz w:val="28"/>
          <w:szCs w:val="28"/>
        </w:rPr>
        <w:t xml:space="preserve">1.1 </w:t>
      </w:r>
      <w:r w:rsidR="00B7028E" w:rsidRPr="00AB46F1">
        <w:rPr>
          <w:b/>
          <w:bCs/>
          <w:color w:val="auto"/>
          <w:sz w:val="28"/>
          <w:szCs w:val="28"/>
        </w:rPr>
        <w:t>Introduction</w:t>
      </w:r>
      <w:bookmarkEnd w:id="8"/>
      <w:ins w:id="9" w:author="Noman Ali" w:date="2019-07-23T17:17:00Z">
        <w:r w:rsidR="00B7028E" w:rsidRPr="00AB46F1">
          <w:rPr>
            <w:b/>
            <w:bCs/>
            <w:color w:val="auto"/>
            <w:sz w:val="28"/>
            <w:szCs w:val="28"/>
          </w:rPr>
          <w:t xml:space="preserve"> </w:t>
        </w:r>
      </w:ins>
    </w:p>
    <w:p w14:paraId="0FC174FD" w14:textId="60B3AC76" w:rsidR="00F55D12" w:rsidRPr="00005828" w:rsidRDefault="00F55D12" w:rsidP="00005828">
      <w:pPr>
        <w:rPr>
          <w:sz w:val="24"/>
          <w:szCs w:val="24"/>
        </w:rPr>
      </w:pPr>
      <w:r w:rsidRPr="00005828">
        <w:rPr>
          <w:sz w:val="24"/>
          <w:szCs w:val="24"/>
        </w:rPr>
        <w:t>Virtual reality (VR) is an innovation which enables a client to connect with a PC reproduced condition, regardless of whether that condition is a recreation of this present reality or a conjured-up universe. It seen as one of the key technologies that is going to shape the future of computing.  It is the way to encounter, feeling and contacting the past, present and what's to come. It is the mode of making our own reality, our very own redid reality. It could go from making a computer game to having a virtual walk around the universe, from strolling through our own fantasy house to encountering a stroll on an outsider planet. With computer generated reality, we can encounter the most scary and difficult circumstances by playing safe and with a learning point of view.</w:t>
      </w:r>
    </w:p>
    <w:p w14:paraId="564AD45A" w14:textId="70B90AE9" w:rsidR="00F55D12" w:rsidRDefault="00F55D12" w:rsidP="00F55D12">
      <w:pPr>
        <w:rPr>
          <w:sz w:val="24"/>
          <w:szCs w:val="24"/>
        </w:rPr>
      </w:pPr>
      <w:r>
        <w:rPr>
          <w:sz w:val="24"/>
          <w:szCs w:val="24"/>
        </w:rPr>
        <w:t>As to the VR we can develop application that will help kids have a better view of the water cycle through this technology. As kids will be able to see all the stages that takes place in the water cycle. Moreover, an added game for the kids will help them understand the water cycle in better way as kids love to play games and that help them understand better than just have an explanation/imagination of the different stages of water cycle.</w:t>
      </w:r>
    </w:p>
    <w:p w14:paraId="5A49C03A" w14:textId="7B1CE784" w:rsidR="007B43A5" w:rsidRPr="00AB46F1" w:rsidRDefault="00AB46F1" w:rsidP="00AB46F1">
      <w:pPr>
        <w:pStyle w:val="Heading2"/>
        <w:rPr>
          <w:b/>
          <w:bCs/>
          <w:color w:val="auto"/>
          <w:sz w:val="28"/>
          <w:szCs w:val="28"/>
        </w:rPr>
      </w:pPr>
      <w:bookmarkStart w:id="10" w:name="_Toc15329542"/>
      <w:r>
        <w:rPr>
          <w:b/>
          <w:bCs/>
          <w:color w:val="auto"/>
          <w:sz w:val="28"/>
          <w:szCs w:val="28"/>
        </w:rPr>
        <w:t xml:space="preserve">1.2 </w:t>
      </w:r>
      <w:r w:rsidR="007B43A5" w:rsidRPr="00AB46F1">
        <w:rPr>
          <w:b/>
          <w:bCs/>
          <w:color w:val="auto"/>
          <w:sz w:val="28"/>
          <w:szCs w:val="28"/>
        </w:rPr>
        <w:t xml:space="preserve">Problem </w:t>
      </w:r>
      <w:r w:rsidR="00366ABE" w:rsidRPr="00AB46F1">
        <w:rPr>
          <w:b/>
          <w:bCs/>
          <w:color w:val="auto"/>
          <w:sz w:val="28"/>
          <w:szCs w:val="28"/>
        </w:rPr>
        <w:t>Statement</w:t>
      </w:r>
      <w:bookmarkEnd w:id="10"/>
    </w:p>
    <w:p w14:paraId="774FDFB6" w14:textId="28994090" w:rsidR="00366ABE" w:rsidRPr="00091B1D" w:rsidRDefault="007B43A5" w:rsidP="00091B1D">
      <w:pPr>
        <w:rPr>
          <w:sz w:val="24"/>
          <w:szCs w:val="24"/>
        </w:rPr>
      </w:pPr>
      <w:r w:rsidRPr="00005828">
        <w:rPr>
          <w:sz w:val="24"/>
          <w:szCs w:val="24"/>
        </w:rPr>
        <w:t xml:space="preserve">As of now there </w:t>
      </w:r>
      <w:r w:rsidR="001E6C70" w:rsidRPr="00005828">
        <w:rPr>
          <w:sz w:val="24"/>
          <w:szCs w:val="24"/>
        </w:rPr>
        <w:t>are few</w:t>
      </w:r>
      <w:r w:rsidRPr="00005828">
        <w:rPr>
          <w:sz w:val="24"/>
          <w:szCs w:val="24"/>
        </w:rPr>
        <w:t xml:space="preserve"> VR app that takes the user through a virtual tour of the water cycle</w:t>
      </w:r>
      <w:r w:rsidR="00DC3607" w:rsidRPr="00005828">
        <w:rPr>
          <w:sz w:val="24"/>
          <w:szCs w:val="24"/>
        </w:rPr>
        <w:t xml:space="preserv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r w:rsidR="004D2286" w:rsidRPr="00005828">
        <w:rPr>
          <w:sz w:val="24"/>
          <w:szCs w:val="24"/>
        </w:rPr>
        <w:t>.</w:t>
      </w:r>
    </w:p>
    <w:p w14:paraId="23EDE312" w14:textId="7E646366" w:rsidR="00091B1D" w:rsidRDefault="00AB46F1" w:rsidP="008E7D82">
      <w:pPr>
        <w:pStyle w:val="Heading2"/>
        <w:rPr>
          <w:b/>
          <w:bCs/>
          <w:color w:val="auto"/>
          <w:sz w:val="28"/>
          <w:szCs w:val="28"/>
        </w:rPr>
      </w:pPr>
      <w:bookmarkStart w:id="11" w:name="_Toc15329543"/>
      <w:r>
        <w:rPr>
          <w:b/>
          <w:bCs/>
          <w:color w:val="auto"/>
          <w:sz w:val="28"/>
          <w:szCs w:val="28"/>
        </w:rPr>
        <w:t xml:space="preserve">1.3 </w:t>
      </w:r>
      <w:r w:rsidR="00366ABE" w:rsidRPr="00AB46F1">
        <w:rPr>
          <w:b/>
          <w:bCs/>
          <w:color w:val="auto"/>
          <w:sz w:val="28"/>
          <w:szCs w:val="28"/>
        </w:rPr>
        <w:t>Objective</w:t>
      </w:r>
      <w:bookmarkEnd w:id="11"/>
    </w:p>
    <w:p w14:paraId="779B942B" w14:textId="53760A2E" w:rsidR="00366ABE" w:rsidRDefault="008E7D82" w:rsidP="00091B1D">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4BB62A39" w14:textId="692867B8" w:rsidR="008E7D82" w:rsidRDefault="008E7D82" w:rsidP="00091B1D">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objects of the project are:</w:t>
      </w:r>
    </w:p>
    <w:p w14:paraId="11AE5CBD" w14:textId="425B13A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6D5DCBA9" w14:textId="46C5D2E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5411B7D2" w14:textId="74DF8984"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different mode of interaction.</w:t>
      </w:r>
    </w:p>
    <w:p w14:paraId="1FAE3332" w14:textId="31F843CD" w:rsidR="008E7D82" w:rsidRP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real model view of water cycle.</w:t>
      </w:r>
    </w:p>
    <w:p w14:paraId="57BCD0D2" w14:textId="6C7A14EB" w:rsidR="00366ABE" w:rsidRPr="00AB46F1" w:rsidRDefault="00AB46F1" w:rsidP="00AB46F1">
      <w:pPr>
        <w:pStyle w:val="Heading2"/>
        <w:rPr>
          <w:b/>
          <w:bCs/>
          <w:color w:val="auto"/>
          <w:sz w:val="28"/>
          <w:szCs w:val="28"/>
        </w:rPr>
      </w:pPr>
      <w:bookmarkStart w:id="12" w:name="_Toc15329544"/>
      <w:r>
        <w:rPr>
          <w:b/>
          <w:bCs/>
          <w:color w:val="auto"/>
          <w:sz w:val="28"/>
          <w:szCs w:val="28"/>
        </w:rPr>
        <w:t xml:space="preserve">1.4 </w:t>
      </w:r>
      <w:r w:rsidR="00366ABE" w:rsidRPr="00AB46F1">
        <w:rPr>
          <w:b/>
          <w:bCs/>
          <w:color w:val="auto"/>
          <w:sz w:val="28"/>
          <w:szCs w:val="28"/>
        </w:rPr>
        <w:t>Methodology</w:t>
      </w:r>
      <w:bookmarkEnd w:id="12"/>
    </w:p>
    <w:p w14:paraId="01ECD9C1" w14:textId="5E9782A3" w:rsidR="00366ABE" w:rsidRPr="00005828" w:rsidRDefault="00F55D12" w:rsidP="00005828">
      <w:pPr>
        <w:rPr>
          <w:sz w:val="24"/>
          <w:szCs w:val="24"/>
        </w:rPr>
      </w:pPr>
      <w:r w:rsidRPr="00005828">
        <w:rPr>
          <w:sz w:val="24"/>
          <w:szCs w:val="24"/>
        </w:rPr>
        <w:t>In t</w:t>
      </w:r>
      <w:r w:rsidR="00366ABE" w:rsidRPr="00005828">
        <w:rPr>
          <w:sz w:val="24"/>
          <w:szCs w:val="24"/>
        </w:rPr>
        <w:t xml:space="preserve">his project </w:t>
      </w:r>
      <w:r w:rsidR="006B7C28" w:rsidRPr="00005828">
        <w:rPr>
          <w:sz w:val="24"/>
          <w:szCs w:val="24"/>
        </w:rPr>
        <w:t>we will use Rapid Application Development (RAD).</w:t>
      </w:r>
    </w:p>
    <w:p w14:paraId="13CD0882" w14:textId="77777777" w:rsidR="00E32F64" w:rsidRPr="008E7D82" w:rsidRDefault="006B7C28" w:rsidP="008E7D82">
      <w:pPr>
        <w:rPr>
          <w:sz w:val="24"/>
          <w:szCs w:val="24"/>
        </w:rPr>
      </w:pPr>
      <w:r w:rsidRPr="008E7D82">
        <w:rPr>
          <w:sz w:val="24"/>
          <w:szCs w:val="24"/>
        </w:rPr>
        <w:t>RAD is a type of agile methodology. Unlike other methods that are designed to be a one-way process that must go through all the phase before coming back to the previous stage if needed. RAD is less strict on phase model</w:t>
      </w:r>
      <w:r w:rsidR="0023299F" w:rsidRPr="008E7D82">
        <w:rPr>
          <w:sz w:val="24"/>
          <w:szCs w:val="24"/>
        </w:rPr>
        <w:t xml:space="preserve">, </w:t>
      </w:r>
      <w:r w:rsidRPr="008E7D82">
        <w:rPr>
          <w:sz w:val="24"/>
          <w:szCs w:val="24"/>
        </w:rPr>
        <w:t>focus more over user feedback</w:t>
      </w:r>
      <w:r w:rsidR="0023299F" w:rsidRPr="008E7D82">
        <w:rPr>
          <w:sz w:val="24"/>
          <w:szCs w:val="24"/>
        </w:rPr>
        <w:t xml:space="preserve"> and a working software. RAD soul is based upon more action rather than more talks. Even though RAD doesn’t work based on strict planning techniques, there is many other helpful things that make this methodology more successful</w:t>
      </w:r>
      <w:r w:rsidR="00E32F64" w:rsidRPr="008E7D82">
        <w:rPr>
          <w:sz w:val="24"/>
          <w:szCs w:val="24"/>
        </w:rPr>
        <w:t>.</w:t>
      </w:r>
    </w:p>
    <w:p w14:paraId="127BCB62" w14:textId="512CFDEC" w:rsidR="0023299F" w:rsidRPr="008E7D82" w:rsidRDefault="00E32F64" w:rsidP="008E7D82">
      <w:pPr>
        <w:rPr>
          <w:sz w:val="24"/>
          <w:szCs w:val="24"/>
        </w:rPr>
      </w:pPr>
      <w:r w:rsidRPr="008E7D82">
        <w:rPr>
          <w:sz w:val="24"/>
          <w:szCs w:val="24"/>
        </w:rPr>
        <w:lastRenderedPageBreak/>
        <w:t xml:space="preserve">Other possible methodologies are Prototyping, waterfall, but we prefer to stick to RAD as we are on </w:t>
      </w:r>
      <w:r w:rsidR="0023299F" w:rsidRPr="008E7D82">
        <w:rPr>
          <w:sz w:val="24"/>
          <w:szCs w:val="24"/>
        </w:rPr>
        <w:t xml:space="preserve">tight deadline and </w:t>
      </w:r>
      <w:r w:rsidRPr="008E7D82">
        <w:rPr>
          <w:sz w:val="24"/>
          <w:szCs w:val="24"/>
        </w:rPr>
        <w:t>don’t have enough time to develop a non-working model and then work on its functionality or in waterfall model we will have to go through all phases and wait to add/remove certain elements that will harshly effect our time for project completion.</w:t>
      </w:r>
    </w:p>
    <w:p w14:paraId="0E14FC07" w14:textId="68A00A8F" w:rsidR="0023299F" w:rsidRDefault="0023299F" w:rsidP="006B7C28">
      <w:pPr>
        <w:pStyle w:val="ListParagraph"/>
        <w:ind w:left="360"/>
        <w:rPr>
          <w:sz w:val="24"/>
          <w:szCs w:val="24"/>
        </w:rPr>
      </w:pPr>
      <w:r>
        <w:rPr>
          <w:sz w:val="24"/>
          <w:szCs w:val="24"/>
        </w:rPr>
        <w:t xml:space="preserve">        RAD WORKFLOW ----IMAGE</w:t>
      </w:r>
    </w:p>
    <w:p w14:paraId="730634E1" w14:textId="0164B32B" w:rsidR="009472CF" w:rsidRPr="008E7D82" w:rsidRDefault="009472CF" w:rsidP="008E7D82">
      <w:pPr>
        <w:rPr>
          <w:sz w:val="24"/>
          <w:szCs w:val="24"/>
        </w:rPr>
      </w:pPr>
      <w:r w:rsidRPr="008E7D82">
        <w:rPr>
          <w:sz w:val="24"/>
          <w:szCs w:val="24"/>
        </w:rPr>
        <w:t>PHASES</w:t>
      </w:r>
    </w:p>
    <w:p w14:paraId="13A329FE" w14:textId="53DFBDA0" w:rsidR="0023299F" w:rsidRDefault="009472CF" w:rsidP="009472CF">
      <w:pPr>
        <w:pStyle w:val="ListParagraph"/>
        <w:numPr>
          <w:ilvl w:val="0"/>
          <w:numId w:val="5"/>
        </w:numPr>
        <w:rPr>
          <w:sz w:val="24"/>
          <w:szCs w:val="24"/>
        </w:rPr>
      </w:pPr>
      <w:r>
        <w:rPr>
          <w:sz w:val="24"/>
          <w:szCs w:val="24"/>
        </w:rPr>
        <w:t xml:space="preserve">Requirement: Users, developer, designer discuss the system/application outcome and its requirement. Once </w:t>
      </w:r>
      <w:r w:rsidR="00B7028E">
        <w:rPr>
          <w:sz w:val="24"/>
          <w:szCs w:val="24"/>
        </w:rPr>
        <w:t>it’s</w:t>
      </w:r>
      <w:r>
        <w:rPr>
          <w:sz w:val="24"/>
          <w:szCs w:val="24"/>
        </w:rPr>
        <w:t xml:space="preserve"> all set, timeline is estimated and the budget for creating the system.</w:t>
      </w:r>
    </w:p>
    <w:p w14:paraId="4E8931B4" w14:textId="76A5D2CA" w:rsidR="009472CF" w:rsidRDefault="009472CF" w:rsidP="009472CF">
      <w:pPr>
        <w:pStyle w:val="ListParagraph"/>
        <w:numPr>
          <w:ilvl w:val="0"/>
          <w:numId w:val="5"/>
        </w:numPr>
        <w:rPr>
          <w:sz w:val="24"/>
          <w:szCs w:val="24"/>
        </w:rPr>
      </w:pPr>
      <w:r>
        <w:rPr>
          <w:sz w:val="24"/>
          <w:szCs w:val="24"/>
        </w:rPr>
        <w:t>Building Prototypes: As soon the requirements are set, teams start working on building functional prototypes. Teams will create and improve prototypes until the final product is achieved.</w:t>
      </w:r>
      <w:r w:rsidR="0094490B" w:rsidRPr="0094490B">
        <w:t xml:space="preserve"> </w:t>
      </w:r>
      <w:r w:rsidR="0094490B" w:rsidRPr="0094490B">
        <w:rPr>
          <w:sz w:val="24"/>
          <w:szCs w:val="24"/>
        </w:rPr>
        <w:t>Testing for refining helps the team as many unnoticed bugs appear and are fixed in the next phase that eliminates most of the common issue that become difficult to fix later.</w:t>
      </w:r>
    </w:p>
    <w:p w14:paraId="3B3795A1" w14:textId="71AFAC72" w:rsidR="009472CF" w:rsidRDefault="009472CF" w:rsidP="009472CF">
      <w:pPr>
        <w:pStyle w:val="ListParagraph"/>
        <w:numPr>
          <w:ilvl w:val="0"/>
          <w:numId w:val="5"/>
        </w:numPr>
        <w:rPr>
          <w:sz w:val="24"/>
          <w:szCs w:val="24"/>
        </w:rPr>
      </w:pPr>
      <w:r>
        <w:rPr>
          <w:sz w:val="24"/>
          <w:szCs w:val="24"/>
        </w:rPr>
        <w:t>User feedback: As they will play an important role in system/application improvement. They will be in touch with the development teams and provide feedback of the prototype so teams can improve the prototype based on their feedback.</w:t>
      </w:r>
    </w:p>
    <w:p w14:paraId="7F77059A" w14:textId="028CAD85" w:rsidR="009472CF" w:rsidRDefault="009472CF" w:rsidP="009472CF">
      <w:pPr>
        <w:pStyle w:val="ListParagraph"/>
        <w:numPr>
          <w:ilvl w:val="0"/>
          <w:numId w:val="5"/>
        </w:numPr>
        <w:rPr>
          <w:sz w:val="24"/>
          <w:szCs w:val="24"/>
        </w:rPr>
      </w:pPr>
      <w:r>
        <w:rPr>
          <w:sz w:val="24"/>
          <w:szCs w:val="24"/>
        </w:rPr>
        <w:t>Repeating the 3 previous phases until project completion or the team has reached the mere end of the project.</w:t>
      </w:r>
    </w:p>
    <w:p w14:paraId="5E05293E" w14:textId="44D62518" w:rsidR="009472CF" w:rsidRDefault="009472CF" w:rsidP="009472CF">
      <w:pPr>
        <w:pStyle w:val="ListParagraph"/>
        <w:numPr>
          <w:ilvl w:val="0"/>
          <w:numId w:val="5"/>
        </w:numPr>
        <w:rPr>
          <w:sz w:val="24"/>
          <w:szCs w:val="24"/>
        </w:rPr>
      </w:pPr>
      <w:r>
        <w:rPr>
          <w:sz w:val="24"/>
          <w:szCs w:val="24"/>
        </w:rPr>
        <w:t xml:space="preserve">Testing:  Before launching the </w:t>
      </w:r>
      <w:r w:rsidR="0094490B">
        <w:rPr>
          <w:sz w:val="24"/>
          <w:szCs w:val="24"/>
        </w:rPr>
        <w:t>project, testing is done in different scenarios to ensure everything works as expected.  While teams test the system/application end users are also called for testing.</w:t>
      </w:r>
    </w:p>
    <w:p w14:paraId="6659DC4A" w14:textId="7AF80150" w:rsidR="0094490B" w:rsidRDefault="0094490B" w:rsidP="009472CF">
      <w:pPr>
        <w:pStyle w:val="ListParagraph"/>
        <w:numPr>
          <w:ilvl w:val="0"/>
          <w:numId w:val="5"/>
        </w:numPr>
        <w:rPr>
          <w:sz w:val="24"/>
          <w:szCs w:val="24"/>
        </w:rPr>
      </w:pPr>
      <w:r>
        <w:rPr>
          <w:sz w:val="24"/>
          <w:szCs w:val="24"/>
        </w:rPr>
        <w:t>Project release: After passing through the previous phases and everything is set as expected the project is released for client.</w:t>
      </w:r>
    </w:p>
    <w:p w14:paraId="6FD8AA00" w14:textId="77777777" w:rsidR="00366ABE" w:rsidRDefault="00366ABE" w:rsidP="00366ABE">
      <w:pPr>
        <w:pStyle w:val="ListParagraph"/>
        <w:ind w:left="360"/>
        <w:jc w:val="both"/>
        <w:rPr>
          <w:sz w:val="24"/>
          <w:szCs w:val="24"/>
        </w:rPr>
      </w:pPr>
    </w:p>
    <w:p w14:paraId="6B38CB59" w14:textId="3016BA36" w:rsidR="00366ABE" w:rsidRPr="00AB46F1" w:rsidRDefault="00AB46F1" w:rsidP="00AB46F1">
      <w:pPr>
        <w:pStyle w:val="Heading2"/>
        <w:rPr>
          <w:b/>
          <w:bCs/>
          <w:color w:val="auto"/>
          <w:sz w:val="28"/>
          <w:szCs w:val="28"/>
        </w:rPr>
      </w:pPr>
      <w:bookmarkStart w:id="13" w:name="_Toc15329545"/>
      <w:r>
        <w:rPr>
          <w:b/>
          <w:bCs/>
          <w:color w:val="auto"/>
          <w:sz w:val="28"/>
          <w:szCs w:val="28"/>
        </w:rPr>
        <w:t xml:space="preserve">1.5 </w:t>
      </w:r>
      <w:r w:rsidR="00366ABE" w:rsidRPr="00AB46F1">
        <w:rPr>
          <w:b/>
          <w:bCs/>
          <w:color w:val="auto"/>
          <w:sz w:val="28"/>
          <w:szCs w:val="28"/>
        </w:rPr>
        <w:t>Expected outcome</w:t>
      </w:r>
      <w:bookmarkEnd w:id="13"/>
    </w:p>
    <w:p w14:paraId="291AAB58" w14:textId="51B27CCD" w:rsidR="00366ABE" w:rsidRPr="00AB46F1" w:rsidRDefault="00366ABE" w:rsidP="00AB46F1">
      <w:pPr>
        <w:jc w:val="both"/>
        <w:rPr>
          <w:sz w:val="24"/>
          <w:szCs w:val="24"/>
        </w:rPr>
      </w:pPr>
      <w:r w:rsidRPr="00AB46F1">
        <w:rPr>
          <w:sz w:val="24"/>
          <w:szCs w:val="24"/>
        </w:rPr>
        <w:t xml:space="preserve">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t>
      </w:r>
      <w:r w:rsidR="005E2F25" w:rsidRPr="00AB46F1">
        <w:rPr>
          <w:sz w:val="24"/>
          <w:szCs w:val="24"/>
        </w:rPr>
        <w:t>within</w:t>
      </w:r>
      <w:r w:rsidRPr="00AB46F1">
        <w:rPr>
          <w:sz w:val="24"/>
          <w:szCs w:val="24"/>
        </w:rPr>
        <w:t xml:space="preserve"> a certain time limit.</w:t>
      </w:r>
    </w:p>
    <w:p w14:paraId="2EBD8625" w14:textId="37D0014C" w:rsidR="00366ABE" w:rsidRDefault="00366ABE" w:rsidP="00366ABE">
      <w:pPr>
        <w:pStyle w:val="ListParagraph"/>
        <w:ind w:left="360"/>
        <w:jc w:val="both"/>
        <w:rPr>
          <w:sz w:val="24"/>
          <w:szCs w:val="24"/>
        </w:rPr>
      </w:pPr>
    </w:p>
    <w:p w14:paraId="109D500E" w14:textId="15C0A54F" w:rsidR="00E211D8" w:rsidRDefault="00E211D8" w:rsidP="00E211D8">
      <w:pPr>
        <w:rPr>
          <w:sz w:val="24"/>
          <w:szCs w:val="24"/>
        </w:rPr>
      </w:pPr>
    </w:p>
    <w:p w14:paraId="1A928ED0" w14:textId="037D7425" w:rsidR="00091B1D" w:rsidRDefault="00091B1D" w:rsidP="00E211D8">
      <w:pPr>
        <w:rPr>
          <w:sz w:val="24"/>
          <w:szCs w:val="24"/>
        </w:rPr>
      </w:pPr>
    </w:p>
    <w:p w14:paraId="7EDD53DA" w14:textId="77777777" w:rsidR="00091B1D" w:rsidRPr="00E211D8" w:rsidRDefault="00091B1D" w:rsidP="00E211D8">
      <w:pPr>
        <w:rPr>
          <w:sz w:val="24"/>
          <w:szCs w:val="24"/>
        </w:rPr>
      </w:pPr>
    </w:p>
    <w:p w14:paraId="3D760620" w14:textId="77777777" w:rsidR="008E7D82" w:rsidRDefault="008E7D82">
      <w:pPr>
        <w:rPr>
          <w:rFonts w:asciiTheme="majorHAnsi" w:eastAsiaTheme="majorEastAsia" w:hAnsiTheme="majorHAnsi" w:cstheme="majorBidi"/>
          <w:b/>
          <w:bCs/>
          <w:sz w:val="28"/>
          <w:szCs w:val="28"/>
        </w:rPr>
      </w:pPr>
      <w:r>
        <w:rPr>
          <w:b/>
          <w:bCs/>
          <w:sz w:val="28"/>
          <w:szCs w:val="28"/>
        </w:rPr>
        <w:br w:type="page"/>
      </w:r>
    </w:p>
    <w:p w14:paraId="76CC8070" w14:textId="00DD1B89" w:rsidR="00366ABE" w:rsidRPr="00AB46F1" w:rsidRDefault="00AB46F1" w:rsidP="00AB46F1">
      <w:pPr>
        <w:pStyle w:val="Heading2"/>
        <w:rPr>
          <w:b/>
          <w:bCs/>
          <w:color w:val="auto"/>
          <w:sz w:val="28"/>
          <w:szCs w:val="28"/>
        </w:rPr>
      </w:pPr>
      <w:bookmarkStart w:id="14" w:name="_Toc15329546"/>
      <w:r>
        <w:rPr>
          <w:b/>
          <w:bCs/>
          <w:color w:val="auto"/>
          <w:sz w:val="28"/>
          <w:szCs w:val="28"/>
        </w:rPr>
        <w:lastRenderedPageBreak/>
        <w:t xml:space="preserve">1.6 </w:t>
      </w:r>
      <w:r w:rsidR="00366ABE" w:rsidRPr="00AB46F1">
        <w:rPr>
          <w:b/>
          <w:bCs/>
          <w:color w:val="auto"/>
          <w:sz w:val="28"/>
          <w:szCs w:val="28"/>
        </w:rPr>
        <w:t>Plan-Gantt chart</w:t>
      </w:r>
      <w:bookmarkEnd w:id="14"/>
    </w:p>
    <w:p w14:paraId="4B7643D7" w14:textId="729FADA7" w:rsidR="00C84C49" w:rsidRPr="008E7D82" w:rsidRDefault="00245A5B" w:rsidP="008E7D82">
      <w:pPr>
        <w:jc w:val="both"/>
        <w:rPr>
          <w:ins w:id="15" w:author="Microsoft Office User" w:date="2019-07-25T15:55:00Z"/>
          <w:sz w:val="24"/>
          <w:szCs w:val="24"/>
        </w:rPr>
      </w:pPr>
      <w:ins w:id="16" w:author="Microsoft Office User" w:date="2019-07-25T15:55:00Z">
        <w:r w:rsidRPr="008E7D82">
          <w:rPr>
            <w:sz w:val="24"/>
            <w:szCs w:val="24"/>
          </w:rPr>
          <w:t>The plan of the project is provided in a Gantt Chart below:</w:t>
        </w:r>
      </w:ins>
    </w:p>
    <w:p w14:paraId="72D5DF6B" w14:textId="77777777" w:rsidR="00245A5B" w:rsidRDefault="00245A5B" w:rsidP="00C84C49">
      <w:pPr>
        <w:pStyle w:val="ListParagraph"/>
        <w:ind w:left="360"/>
        <w:jc w:val="both"/>
        <w:rPr>
          <w:sz w:val="24"/>
          <w:szCs w:val="24"/>
        </w:rPr>
      </w:pPr>
    </w:p>
    <w:p w14:paraId="38B3C159" w14:textId="2ACBFC41" w:rsidR="00247ED5" w:rsidRDefault="00091B1D" w:rsidP="00247ED5">
      <w:pPr>
        <w:pStyle w:val="ListParagraph"/>
        <w:keepNext/>
        <w:ind w:left="360"/>
        <w:jc w:val="both"/>
      </w:pPr>
      <w:r>
        <w:rPr>
          <w:noProof/>
        </w:rPr>
        <w:drawing>
          <wp:inline distT="0" distB="0" distL="0" distR="0" wp14:anchorId="6E991656" wp14:editId="62BC376B">
            <wp:extent cx="5732145" cy="3355340"/>
            <wp:effectExtent l="0" t="0" r="1905" b="16510"/>
            <wp:docPr id="14" name="Chart 14"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60EC01" w14:textId="40F0BE8B" w:rsidR="001E6C70" w:rsidRPr="00752103" w:rsidRDefault="00247ED5" w:rsidP="00752103">
      <w:pPr>
        <w:pStyle w:val="Caption"/>
        <w:jc w:val="both"/>
        <w:rPr>
          <w:sz w:val="24"/>
          <w:szCs w:val="24"/>
        </w:rPr>
      </w:pPr>
      <w:bookmarkStart w:id="17" w:name="_Toc14835705"/>
      <w:bookmarkStart w:id="18" w:name="_Toc14836132"/>
      <w:bookmarkStart w:id="19" w:name="_Toc15285494"/>
      <w:bookmarkStart w:id="20" w:name="_Toc15285588"/>
      <w:r>
        <w:t xml:space="preserve">Figure </w:t>
      </w:r>
      <w:fldSimple w:instr=" SEQ Figure \* ARABIC ">
        <w:r w:rsidR="004D1432">
          <w:rPr>
            <w:noProof/>
          </w:rPr>
          <w:t>1</w:t>
        </w:r>
      </w:fldSimple>
      <w:r>
        <w:t>.1: Plan-Gantt Chart</w:t>
      </w:r>
      <w:bookmarkEnd w:id="17"/>
      <w:bookmarkEnd w:id="18"/>
      <w:bookmarkEnd w:id="19"/>
      <w:bookmarkEnd w:id="20"/>
    </w:p>
    <w:p w14:paraId="3CC9A110" w14:textId="5107BE5D" w:rsidR="001E6C70" w:rsidRPr="00AB46F1" w:rsidRDefault="00AB46F1" w:rsidP="00AB46F1">
      <w:pPr>
        <w:pStyle w:val="Heading2"/>
        <w:rPr>
          <w:b/>
          <w:bCs/>
          <w:color w:val="auto"/>
          <w:sz w:val="28"/>
          <w:szCs w:val="28"/>
        </w:rPr>
      </w:pPr>
      <w:bookmarkStart w:id="21" w:name="_Toc15329547"/>
      <w:r>
        <w:rPr>
          <w:b/>
          <w:bCs/>
          <w:color w:val="auto"/>
          <w:sz w:val="28"/>
          <w:szCs w:val="28"/>
        </w:rPr>
        <w:t xml:space="preserve">1.7 </w:t>
      </w:r>
      <w:r w:rsidR="00366ABE" w:rsidRPr="00AB46F1">
        <w:rPr>
          <w:b/>
          <w:bCs/>
          <w:color w:val="auto"/>
          <w:sz w:val="28"/>
          <w:szCs w:val="28"/>
        </w:rPr>
        <w:t>Structure of report</w:t>
      </w:r>
      <w:bookmarkEnd w:id="21"/>
    </w:p>
    <w:p w14:paraId="6B5A81FE" w14:textId="5ABBEE46" w:rsidR="003C0AE9" w:rsidRDefault="00245A5B" w:rsidP="001E6C70">
      <w:pPr>
        <w:pStyle w:val="ListParagraph"/>
        <w:ind w:left="360"/>
        <w:jc w:val="both"/>
        <w:rPr>
          <w:rFonts w:ascii="Calibri" w:hAnsi="Calibri" w:cs="Calibri"/>
          <w:color w:val="000000"/>
          <w:sz w:val="24"/>
          <w:szCs w:val="24"/>
        </w:rPr>
      </w:pPr>
      <w:ins w:id="22" w:author="Microsoft Office User" w:date="2019-07-25T15:57:00Z">
        <w:r>
          <w:rPr>
            <w:sz w:val="24"/>
            <w:szCs w:val="24"/>
          </w:rPr>
          <w:t xml:space="preserve">The </w:t>
        </w:r>
      </w:ins>
      <w:ins w:id="23" w:author="Microsoft Office User" w:date="2019-07-25T15:58:00Z">
        <w:r>
          <w:rPr>
            <w:sz w:val="24"/>
            <w:szCs w:val="24"/>
          </w:rPr>
          <w:t xml:space="preserve">rest of the report is </w:t>
        </w:r>
      </w:ins>
      <w:r w:rsidR="00091B1D">
        <w:rPr>
          <w:sz w:val="24"/>
          <w:szCs w:val="24"/>
        </w:rPr>
        <w:t>structured</w:t>
      </w:r>
      <w:ins w:id="24" w:author="Microsoft Office User" w:date="2019-07-25T15:58:00Z">
        <w:r>
          <w:rPr>
            <w:sz w:val="24"/>
            <w:szCs w:val="24"/>
          </w:rPr>
          <w:t xml:space="preserve"> as follows: </w:t>
        </w:r>
      </w:ins>
      <w:del w:id="25" w:author="Microsoft Office User" w:date="2019-07-25T15:58:00Z">
        <w:r w:rsidR="001E6C70" w:rsidDel="00245A5B">
          <w:rPr>
            <w:sz w:val="24"/>
            <w:szCs w:val="24"/>
          </w:rPr>
          <w:delText>Next chapter in this report</w:delText>
        </w:r>
      </w:del>
      <w:ins w:id="26" w:author="Microsoft Office User" w:date="2019-07-25T15:58:00Z">
        <w:r>
          <w:rPr>
            <w:sz w:val="24"/>
            <w:szCs w:val="24"/>
          </w:rPr>
          <w:t>Chapter 2</w:t>
        </w:r>
      </w:ins>
      <w:r w:rsidR="001E6C70">
        <w:rPr>
          <w:sz w:val="24"/>
          <w:szCs w:val="24"/>
        </w:rPr>
        <w:t xml:space="preserve"> is about literature review that will include most of the similar App related to our project and a comparison table to give a better idea of</w:t>
      </w:r>
      <w:r w:rsidR="006F5872">
        <w:rPr>
          <w:sz w:val="24"/>
          <w:szCs w:val="24"/>
        </w:rPr>
        <w:t xml:space="preserve"> the</w:t>
      </w:r>
      <w:r w:rsidR="001E6C70">
        <w:rPr>
          <w:sz w:val="24"/>
          <w:szCs w:val="24"/>
        </w:rPr>
        <w:t xml:space="preserve"> difference</w:t>
      </w:r>
      <w:r w:rsidR="006F5872">
        <w:rPr>
          <w:sz w:val="24"/>
          <w:szCs w:val="24"/>
        </w:rPr>
        <w:t>s</w:t>
      </w:r>
      <w:r w:rsidR="001E6C70">
        <w:rPr>
          <w:sz w:val="24"/>
          <w:szCs w:val="24"/>
        </w:rPr>
        <w:t xml:space="preserve"> between the VR Apps. Chapter 3 will be requirements analysis that contains the functional and non-functional requirements leading to use-case diagram and system sequence diagram. The </w:t>
      </w:r>
      <w:del w:id="27" w:author="Microsoft Office User" w:date="2019-07-25T15:58:00Z">
        <w:r w:rsidR="001E6C70" w:rsidDel="00245A5B">
          <w:rPr>
            <w:sz w:val="24"/>
            <w:szCs w:val="24"/>
          </w:rPr>
          <w:delText>next chapter</w:delText>
        </w:r>
      </w:del>
      <w:ins w:id="28" w:author="Microsoft Office User" w:date="2019-07-25T15:58:00Z">
        <w:r>
          <w:rPr>
            <w:sz w:val="24"/>
            <w:szCs w:val="24"/>
          </w:rPr>
          <w:t>Chapter 4</w:t>
        </w:r>
      </w:ins>
      <w:r w:rsidR="001E6C70">
        <w:rPr>
          <w:sz w:val="24"/>
          <w:szCs w:val="24"/>
        </w:rPr>
        <w:t xml:space="preserve"> is the conclusion with reference</w:t>
      </w:r>
      <w:r w:rsidR="006F5872">
        <w:rPr>
          <w:sz w:val="24"/>
          <w:szCs w:val="24"/>
        </w:rPr>
        <w:t>s</w:t>
      </w:r>
      <w:r w:rsidR="001E6C70">
        <w:rPr>
          <w:sz w:val="24"/>
          <w:szCs w:val="24"/>
        </w:rPr>
        <w:t xml:space="preserve"> included as well.</w:t>
      </w:r>
    </w:p>
    <w:p w14:paraId="6B4D7A71" w14:textId="77777777" w:rsidR="00EE4A6E" w:rsidRPr="00366ABE" w:rsidRDefault="00EE4A6E" w:rsidP="003C0AE9">
      <w:pPr>
        <w:autoSpaceDE w:val="0"/>
        <w:autoSpaceDN w:val="0"/>
        <w:adjustRightInd w:val="0"/>
        <w:spacing w:after="0" w:line="240" w:lineRule="auto"/>
        <w:rPr>
          <w:rFonts w:ascii="Calibri" w:hAnsi="Calibri" w:cs="Calibri"/>
          <w:color w:val="000000"/>
          <w:sz w:val="24"/>
          <w:szCs w:val="24"/>
        </w:rPr>
      </w:pPr>
    </w:p>
    <w:p w14:paraId="6701F565" w14:textId="77777777" w:rsidR="00FE30EC" w:rsidRDefault="00FE30EC">
      <w:pPr>
        <w:rPr>
          <w:sz w:val="24"/>
          <w:szCs w:val="24"/>
        </w:rPr>
      </w:pPr>
      <w:r>
        <w:rPr>
          <w:sz w:val="24"/>
          <w:szCs w:val="24"/>
        </w:rPr>
        <w:br w:type="page"/>
      </w:r>
    </w:p>
    <w:p w14:paraId="75AAD003" w14:textId="0ACD1AB9" w:rsidR="0094490B" w:rsidRPr="00AB46F1" w:rsidRDefault="0094490B" w:rsidP="00AB46F1">
      <w:pPr>
        <w:pStyle w:val="Heading1"/>
        <w:jc w:val="center"/>
        <w:rPr>
          <w:b/>
          <w:bCs/>
          <w:color w:val="auto"/>
        </w:rPr>
      </w:pPr>
      <w:bookmarkStart w:id="29" w:name="_Toc15329548"/>
      <w:r w:rsidRPr="00AB46F1">
        <w:rPr>
          <w:b/>
          <w:bCs/>
          <w:color w:val="auto"/>
        </w:rPr>
        <w:lastRenderedPageBreak/>
        <w:t>Chapter 2</w:t>
      </w:r>
      <w:r w:rsidR="00AB46F1" w:rsidRPr="00AB46F1">
        <w:rPr>
          <w:b/>
          <w:bCs/>
          <w:color w:val="auto"/>
        </w:rPr>
        <w:t>: Literature Review</w:t>
      </w:r>
      <w:bookmarkEnd w:id="29"/>
    </w:p>
    <w:p w14:paraId="5977119C" w14:textId="77777777" w:rsidR="00AB46F1" w:rsidRDefault="00AB46F1" w:rsidP="00AB46F1">
      <w:pPr>
        <w:pStyle w:val="Heading2"/>
        <w:rPr>
          <w:b/>
          <w:bCs/>
          <w:color w:val="auto"/>
          <w:sz w:val="28"/>
          <w:szCs w:val="28"/>
        </w:rPr>
      </w:pPr>
    </w:p>
    <w:p w14:paraId="10AC2C80" w14:textId="21019939" w:rsidR="00CA7128" w:rsidRPr="00AB46F1" w:rsidRDefault="00AB46F1" w:rsidP="00AB46F1">
      <w:pPr>
        <w:pStyle w:val="Heading2"/>
        <w:rPr>
          <w:b/>
          <w:bCs/>
          <w:color w:val="auto"/>
          <w:sz w:val="28"/>
          <w:szCs w:val="28"/>
        </w:rPr>
      </w:pPr>
      <w:bookmarkStart w:id="30" w:name="_Toc15329549"/>
      <w:r>
        <w:rPr>
          <w:b/>
          <w:bCs/>
          <w:color w:val="auto"/>
          <w:sz w:val="28"/>
          <w:szCs w:val="28"/>
        </w:rPr>
        <w:t xml:space="preserve">2.1 </w:t>
      </w:r>
      <w:r w:rsidR="00CA7128" w:rsidRPr="00AB46F1">
        <w:rPr>
          <w:b/>
          <w:bCs/>
          <w:color w:val="auto"/>
          <w:sz w:val="28"/>
          <w:szCs w:val="28"/>
        </w:rPr>
        <w:t>Introduction</w:t>
      </w:r>
      <w:bookmarkEnd w:id="30"/>
    </w:p>
    <w:p w14:paraId="19385933" w14:textId="67966BA3" w:rsidR="0094490B" w:rsidRPr="006F5872" w:rsidRDefault="0094490B" w:rsidP="006F5872">
      <w:pPr>
        <w:rPr>
          <w:sz w:val="24"/>
          <w:szCs w:val="24"/>
        </w:rPr>
      </w:pPr>
      <w:r w:rsidRPr="006F5872">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486D6341" w14:textId="3833EDA3" w:rsidR="0094490B" w:rsidRDefault="0094490B" w:rsidP="006F5872">
      <w:pPr>
        <w:rPr>
          <w:sz w:val="24"/>
          <w:szCs w:val="24"/>
        </w:rPr>
      </w:pPr>
      <w:r w:rsidRPr="00830D37">
        <w:rPr>
          <w:sz w:val="24"/>
          <w:szCs w:val="24"/>
        </w:rPr>
        <w:t xml:space="preserve">Virtual Reality (VR) is seen to be playing a great role in education. Using its various features, it has made learning of many concepts easier. </w:t>
      </w:r>
      <w:r>
        <w:rPr>
          <w:sz w:val="24"/>
          <w:szCs w:val="24"/>
        </w:rPr>
        <w:t>Like our app, there are many VR applications created</w:t>
      </w:r>
      <w:r w:rsidRPr="00830D37">
        <w:rPr>
          <w:sz w:val="24"/>
          <w:szCs w:val="24"/>
        </w:rPr>
        <w:t xml:space="preserve"> to widely ex</w:t>
      </w:r>
      <w:r>
        <w:rPr>
          <w:sz w:val="24"/>
          <w:szCs w:val="24"/>
        </w:rPr>
        <w:t>pose these concepts to students and allow them</w:t>
      </w:r>
      <w:r w:rsidRPr="00830D37">
        <w:rPr>
          <w:sz w:val="24"/>
          <w:szCs w:val="24"/>
        </w:rPr>
        <w:t xml:space="preserve"> virtually visit places which are distant and physically inaccessible to them. In this chapter, we will</w:t>
      </w:r>
      <w:r>
        <w:rPr>
          <w:sz w:val="24"/>
          <w:szCs w:val="24"/>
        </w:rPr>
        <w:t xml:space="preserve"> be discussing applications that are already made for users to educate them about water cycle</w:t>
      </w:r>
      <w:r w:rsidRPr="00830D37">
        <w:rPr>
          <w:sz w:val="24"/>
          <w:szCs w:val="24"/>
        </w:rPr>
        <w:t xml:space="preserve"> and comparing our application and its features with them.</w:t>
      </w:r>
      <w:r>
        <w:rPr>
          <w:sz w:val="24"/>
          <w:szCs w:val="24"/>
        </w:rPr>
        <w:t xml:space="preserve"> </w:t>
      </w:r>
    </w:p>
    <w:p w14:paraId="5FB585B2" w14:textId="02B3286A" w:rsidR="00C1284A" w:rsidRPr="00AB46F1" w:rsidRDefault="00C1284A" w:rsidP="00AB46F1">
      <w:pPr>
        <w:pStyle w:val="Heading2"/>
        <w:rPr>
          <w:b/>
          <w:bCs/>
          <w:color w:val="auto"/>
          <w:sz w:val="28"/>
          <w:szCs w:val="28"/>
        </w:rPr>
      </w:pPr>
      <w:bookmarkStart w:id="31" w:name="_Toc15329550"/>
      <w:r w:rsidRPr="00AB46F1">
        <w:rPr>
          <w:b/>
          <w:bCs/>
          <w:color w:val="auto"/>
          <w:sz w:val="28"/>
          <w:szCs w:val="28"/>
        </w:rPr>
        <w:t>2.2 Similar apps</w:t>
      </w:r>
      <w:bookmarkEnd w:id="31"/>
    </w:p>
    <w:p w14:paraId="21F2427F" w14:textId="77777777" w:rsidR="001D616E" w:rsidRPr="00830D37" w:rsidRDefault="001D616E" w:rsidP="001D616E">
      <w:pPr>
        <w:rPr>
          <w:sz w:val="24"/>
          <w:szCs w:val="24"/>
        </w:rPr>
      </w:pPr>
      <w:r w:rsidRPr="00830D37">
        <w:rPr>
          <w:sz w:val="24"/>
          <w:szCs w:val="24"/>
        </w:rPr>
        <w:t>Below ar</w:t>
      </w:r>
      <w:r>
        <w:rPr>
          <w:sz w:val="24"/>
          <w:szCs w:val="24"/>
        </w:rPr>
        <w:t xml:space="preserve">e some </w:t>
      </w:r>
      <w:r w:rsidRPr="00830D37">
        <w:rPr>
          <w:sz w:val="24"/>
          <w:szCs w:val="24"/>
        </w:rPr>
        <w:t xml:space="preserve">applications that are similar to our application and are meant to educate students: </w:t>
      </w:r>
    </w:p>
    <w:p w14:paraId="65EDC74B" w14:textId="78C3EC4A" w:rsidR="001D616E" w:rsidRDefault="001D616E" w:rsidP="006944B9">
      <w:pPr>
        <w:pStyle w:val="ListParagraph"/>
        <w:numPr>
          <w:ilvl w:val="0"/>
          <w:numId w:val="6"/>
        </w:numPr>
        <w:rPr>
          <w:sz w:val="24"/>
          <w:szCs w:val="24"/>
        </w:rPr>
      </w:pPr>
      <w:r w:rsidRPr="00830D37">
        <w:rPr>
          <w:sz w:val="24"/>
          <w:szCs w:val="24"/>
        </w:rPr>
        <w:t>Splash Sim: A VR Experience in the Water Cycle</w:t>
      </w:r>
      <w:sdt>
        <w:sdtPr>
          <w:rPr>
            <w:sz w:val="24"/>
            <w:szCs w:val="24"/>
          </w:rPr>
          <w:id w:val="-13846285"/>
          <w:citation/>
        </w:sdtPr>
        <w:sdtContent>
          <w:r w:rsidR="00501D3A">
            <w:rPr>
              <w:sz w:val="24"/>
              <w:szCs w:val="24"/>
            </w:rPr>
            <w:fldChar w:fldCharType="begin"/>
          </w:r>
          <w:r w:rsidR="00501D3A">
            <w:rPr>
              <w:sz w:val="24"/>
              <w:szCs w:val="24"/>
            </w:rPr>
            <w:instrText xml:space="preserve">CITATION Suk171 \l 1033 </w:instrText>
          </w:r>
          <w:r w:rsidR="00501D3A">
            <w:rPr>
              <w:sz w:val="24"/>
              <w:szCs w:val="24"/>
            </w:rPr>
            <w:fldChar w:fldCharType="separate"/>
          </w:r>
          <w:r w:rsidR="00B23417">
            <w:rPr>
              <w:noProof/>
              <w:sz w:val="24"/>
              <w:szCs w:val="24"/>
            </w:rPr>
            <w:t xml:space="preserve"> </w:t>
          </w:r>
          <w:r w:rsidR="00B23417" w:rsidRPr="00B23417">
            <w:rPr>
              <w:noProof/>
              <w:sz w:val="24"/>
              <w:szCs w:val="24"/>
            </w:rPr>
            <w:t>[1]</w:t>
          </w:r>
          <w:r w:rsidR="00501D3A">
            <w:rPr>
              <w:sz w:val="24"/>
              <w:szCs w:val="24"/>
            </w:rPr>
            <w:fldChar w:fldCharType="end"/>
          </w:r>
        </w:sdtContent>
      </w:sdt>
    </w:p>
    <w:p w14:paraId="6E037B2F" w14:textId="77777777" w:rsidR="001D616E" w:rsidRPr="000D6028"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App description:</w:t>
      </w:r>
    </w:p>
    <w:p w14:paraId="1699AC58" w14:textId="77777777" w:rsidR="001D616E" w:rsidRDefault="001D616E" w:rsidP="001D616E">
      <w:pPr>
        <w:rPr>
          <w:sz w:val="24"/>
          <w:szCs w:val="24"/>
        </w:rPr>
      </w:pPr>
      <w:r w:rsidRPr="00830D37">
        <w:rPr>
          <w:sz w:val="24"/>
          <w:szCs w:val="24"/>
        </w:rPr>
        <w:t>This app is to teach students the water cycle by engaging them into all the cycles using virtual reality.</w:t>
      </w:r>
      <w:r>
        <w:rPr>
          <w:sz w:val="24"/>
          <w:szCs w:val="24"/>
        </w:rPr>
        <w:t xml:space="preserve"> It required the virtual reality headset to be viewed properly. It has also been optimized for google cardboard. This app explains only the three phases of water cycle (evaporation, condensation and precipitation) by a guided tour along with a text appearing on the screen. </w:t>
      </w:r>
    </w:p>
    <w:p w14:paraId="20755F99" w14:textId="77777777" w:rsidR="001D616E"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Features:</w:t>
      </w:r>
    </w:p>
    <w:p w14:paraId="51E129D4"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User is taken to a tour to see different phases of water cycle</w:t>
      </w:r>
      <w:r>
        <w:rPr>
          <w:rFonts w:cstheme="minorHAnsi"/>
          <w:sz w:val="24"/>
          <w:szCs w:val="24"/>
        </w:rPr>
        <w:t>.</w:t>
      </w:r>
    </w:p>
    <w:p w14:paraId="460E7B2A"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Text is appeared to explain user about the phases.</w:t>
      </w:r>
    </w:p>
    <w:p w14:paraId="3497C93C" w14:textId="77777777" w:rsidR="001D616E" w:rsidRDefault="001D616E" w:rsidP="001D616E">
      <w:pPr>
        <w:pStyle w:val="ListParagraph"/>
        <w:numPr>
          <w:ilvl w:val="0"/>
          <w:numId w:val="7"/>
        </w:numPr>
        <w:rPr>
          <w:rFonts w:cstheme="minorHAnsi"/>
          <w:sz w:val="24"/>
          <w:szCs w:val="24"/>
        </w:rPr>
      </w:pPr>
      <w:r w:rsidRPr="00DB45BD">
        <w:rPr>
          <w:rFonts w:cstheme="minorHAnsi"/>
          <w:sz w:val="24"/>
          <w:szCs w:val="24"/>
        </w:rPr>
        <w:t>Audio effect</w:t>
      </w:r>
      <w:r>
        <w:rPr>
          <w:rFonts w:cstheme="minorHAnsi"/>
          <w:sz w:val="24"/>
          <w:szCs w:val="24"/>
        </w:rPr>
        <w:t xml:space="preserve"> of rain, wind and birds.</w:t>
      </w:r>
    </w:p>
    <w:p w14:paraId="3E0FC782" w14:textId="77777777" w:rsidR="001D616E" w:rsidRDefault="001D616E" w:rsidP="001D616E">
      <w:pPr>
        <w:pStyle w:val="ListParagraph"/>
        <w:ind w:left="360"/>
        <w:rPr>
          <w:rFonts w:cstheme="minorHAnsi"/>
          <w:sz w:val="24"/>
          <w:szCs w:val="24"/>
        </w:rPr>
      </w:pPr>
    </w:p>
    <w:p w14:paraId="7E658F5A" w14:textId="77777777" w:rsidR="001D616E" w:rsidRPr="00214B49" w:rsidRDefault="001D616E" w:rsidP="001D616E">
      <w:pPr>
        <w:rPr>
          <w:rFonts w:asciiTheme="majorHAnsi" w:hAnsiTheme="majorHAnsi" w:cstheme="majorHAnsi"/>
          <w:b/>
          <w:bCs/>
          <w:sz w:val="24"/>
          <w:szCs w:val="24"/>
        </w:rPr>
      </w:pPr>
      <w:r w:rsidRPr="00214B49">
        <w:rPr>
          <w:rFonts w:asciiTheme="majorHAnsi" w:hAnsiTheme="majorHAnsi" w:cstheme="majorHAnsi"/>
          <w:b/>
          <w:bCs/>
          <w:sz w:val="24"/>
          <w:szCs w:val="24"/>
        </w:rPr>
        <w:t>Weaknesses:</w:t>
      </w:r>
    </w:p>
    <w:p w14:paraId="19397AB1" w14:textId="77777777" w:rsidR="001D616E" w:rsidRDefault="001D616E" w:rsidP="001D616E">
      <w:pPr>
        <w:pStyle w:val="ListParagraph"/>
        <w:numPr>
          <w:ilvl w:val="0"/>
          <w:numId w:val="7"/>
        </w:numPr>
        <w:rPr>
          <w:rFonts w:cstheme="minorHAnsi"/>
          <w:sz w:val="24"/>
          <w:szCs w:val="24"/>
        </w:rPr>
      </w:pPr>
      <w:r>
        <w:rPr>
          <w:rFonts w:cstheme="minorHAnsi"/>
          <w:sz w:val="24"/>
          <w:szCs w:val="24"/>
        </w:rPr>
        <w:t>Lack of animation in evaporation stage.</w:t>
      </w:r>
    </w:p>
    <w:p w14:paraId="6650FDE8" w14:textId="77777777" w:rsidR="008E7D82" w:rsidRDefault="001D616E" w:rsidP="008E7D82">
      <w:pPr>
        <w:pStyle w:val="ListParagraph"/>
        <w:numPr>
          <w:ilvl w:val="0"/>
          <w:numId w:val="7"/>
        </w:numPr>
        <w:rPr>
          <w:rFonts w:cstheme="minorHAnsi"/>
          <w:sz w:val="24"/>
          <w:szCs w:val="24"/>
        </w:rPr>
      </w:pPr>
      <w:r>
        <w:rPr>
          <w:rFonts w:cstheme="minorHAnsi"/>
          <w:sz w:val="24"/>
          <w:szCs w:val="24"/>
        </w:rPr>
        <w:t>No text to speech implementation.</w:t>
      </w:r>
    </w:p>
    <w:p w14:paraId="674046E3" w14:textId="307C1F6E" w:rsidR="008E7D82" w:rsidRDefault="008E7D82" w:rsidP="008E7D82">
      <w:pPr>
        <w:pStyle w:val="ListParagraph"/>
        <w:numPr>
          <w:ilvl w:val="0"/>
          <w:numId w:val="7"/>
        </w:numPr>
        <w:rPr>
          <w:rFonts w:cstheme="minorHAnsi"/>
          <w:sz w:val="24"/>
          <w:szCs w:val="24"/>
        </w:rPr>
      </w:pPr>
      <w:r>
        <w:rPr>
          <w:rFonts w:cstheme="minorHAnsi"/>
          <w:sz w:val="24"/>
          <w:szCs w:val="24"/>
        </w:rPr>
        <w:t>The tour gets on repeated by itself.</w:t>
      </w:r>
    </w:p>
    <w:p w14:paraId="22C7D4ED" w14:textId="77777777" w:rsidR="008E7D82" w:rsidRDefault="008E7D82" w:rsidP="008E7D82">
      <w:pPr>
        <w:rPr>
          <w:rFonts w:cstheme="minorHAnsi"/>
          <w:sz w:val="24"/>
          <w:szCs w:val="24"/>
        </w:rPr>
      </w:pPr>
    </w:p>
    <w:p w14:paraId="0DC2A697" w14:textId="4C29A192" w:rsidR="001D616E" w:rsidRPr="008E7D82" w:rsidRDefault="00B23417" w:rsidP="008E7D82">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6E871344" wp14:editId="5359C424">
                <wp:simplePos x="0" y="0"/>
                <wp:positionH relativeFrom="margin">
                  <wp:posOffset>1075690</wp:posOffset>
                </wp:positionH>
                <wp:positionV relativeFrom="paragraph">
                  <wp:posOffset>2420687</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988A1BC" w14:textId="2B3F0C89" w:rsidR="008E7D82" w:rsidRPr="002720AE" w:rsidRDefault="008E7D82" w:rsidP="00247ED5">
                            <w:pPr>
                              <w:pStyle w:val="Caption"/>
                            </w:pPr>
                            <w:bookmarkStart w:id="32" w:name="_Toc14835706"/>
                            <w:bookmarkStart w:id="33" w:name="_Toc14836133"/>
                            <w:bookmarkStart w:id="34" w:name="_Toc15285495"/>
                            <w:bookmarkStart w:id="35" w:name="_Toc15285589"/>
                            <w:r>
                              <w:t xml:space="preserve">Figure </w:t>
                            </w:r>
                            <w:fldSimple w:instr=" SEQ Figure \* ARABIC ">
                              <w:r>
                                <w:rPr>
                                  <w:noProof/>
                                </w:rPr>
                                <w:t>2</w:t>
                              </w:r>
                            </w:fldSimple>
                            <w:r>
                              <w:rPr>
                                <w:noProof/>
                              </w:rPr>
                              <w:t>.1</w:t>
                            </w:r>
                            <w:r>
                              <w:t xml:space="preserve">: Splash Sim </w:t>
                            </w:r>
                            <w:r w:rsidRPr="002720AE">
                              <w:t>app</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71344"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" stroked="f">
                <v:textbox style="mso-fit-shape-to-text:t" inset="0,0,0,0">
                  <w:txbxContent>
                    <w:p w14:paraId="6988A1BC" w14:textId="2B3F0C89" w:rsidR="008E7D82" w:rsidRPr="002720AE" w:rsidRDefault="008E7D82" w:rsidP="00247ED5">
                      <w:pPr>
                        <w:pStyle w:val="Caption"/>
                      </w:pPr>
                      <w:bookmarkStart w:id="36" w:name="_Toc14835706"/>
                      <w:bookmarkStart w:id="37" w:name="_Toc14836133"/>
                      <w:bookmarkStart w:id="38" w:name="_Toc15285495"/>
                      <w:bookmarkStart w:id="39" w:name="_Toc15285589"/>
                      <w:r>
                        <w:t xml:space="preserve">Figure </w:t>
                      </w:r>
                      <w:fldSimple w:instr=" SEQ Figure \* ARABIC ">
                        <w:r>
                          <w:rPr>
                            <w:noProof/>
                          </w:rPr>
                          <w:t>2</w:t>
                        </w:r>
                      </w:fldSimple>
                      <w:r>
                        <w:rPr>
                          <w:noProof/>
                        </w:rPr>
                        <w:t>.1</w:t>
                      </w:r>
                      <w:r>
                        <w:t xml:space="preserve">: Splash Sim </w:t>
                      </w:r>
                      <w:r w:rsidRPr="002720AE">
                        <w:t>app</w:t>
                      </w:r>
                      <w:bookmarkEnd w:id="36"/>
                      <w:bookmarkEnd w:id="37"/>
                      <w:bookmarkEnd w:id="38"/>
                      <w:bookmarkEnd w:id="39"/>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D8A89BB" wp14:editId="2C09B458">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358" t="34644" r="39745" b="28661"/>
                    <a:stretch/>
                  </pic:blipFill>
                  <pic:spPr bwMode="auto">
                    <a:xfrm>
                      <a:off x="0" y="0"/>
                      <a:ext cx="359156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DA22E" w14:textId="62074E01" w:rsidR="001D616E" w:rsidRPr="00DB45BD" w:rsidRDefault="001D616E" w:rsidP="001D616E">
      <w:pPr>
        <w:rPr>
          <w:sz w:val="24"/>
          <w:szCs w:val="24"/>
          <w:lang w:bidi="ar-AE"/>
        </w:rPr>
      </w:pPr>
    </w:p>
    <w:p w14:paraId="11C3A8D0" w14:textId="0AC005C8" w:rsidR="001D616E" w:rsidRDefault="001D616E" w:rsidP="001D616E">
      <w:pPr>
        <w:pStyle w:val="ListParagraph"/>
        <w:numPr>
          <w:ilvl w:val="0"/>
          <w:numId w:val="6"/>
        </w:numPr>
        <w:rPr>
          <w:sz w:val="24"/>
          <w:szCs w:val="24"/>
          <w:lang w:bidi="ar-AE"/>
        </w:rPr>
      </w:pPr>
      <w:r w:rsidRPr="00830D37">
        <w:rPr>
          <w:sz w:val="24"/>
          <w:szCs w:val="24"/>
          <w:lang w:bidi="ar-AE"/>
        </w:rPr>
        <w:t>Cicle de l’Aigue VR</w:t>
      </w:r>
      <w:r>
        <w:rPr>
          <w:sz w:val="24"/>
          <w:szCs w:val="24"/>
          <w:lang w:bidi="ar-AE"/>
        </w:rPr>
        <w:t xml:space="preserve"> (Water cycle VR)</w:t>
      </w:r>
      <w:r w:rsidR="00501D3A">
        <w:rPr>
          <w:sz w:val="24"/>
          <w:szCs w:val="24"/>
          <w:lang w:bidi="ar-AE"/>
        </w:rPr>
        <w:t xml:space="preserve"> </w:t>
      </w:r>
      <w:sdt>
        <w:sdtPr>
          <w:rPr>
            <w:sz w:val="24"/>
            <w:szCs w:val="24"/>
            <w:lang w:bidi="ar-AE"/>
          </w:rPr>
          <w:id w:val="-826895371"/>
          <w:citation/>
        </w:sdtPr>
        <w:sdtContent>
          <w:r w:rsidR="00501D3A">
            <w:rPr>
              <w:sz w:val="24"/>
              <w:szCs w:val="24"/>
              <w:lang w:bidi="ar-AE"/>
            </w:rPr>
            <w:fldChar w:fldCharType="begin"/>
          </w:r>
          <w:r w:rsidR="00501D3A">
            <w:rPr>
              <w:sz w:val="24"/>
              <w:szCs w:val="24"/>
              <w:lang w:bidi="ar-AE"/>
            </w:rPr>
            <w:instrText xml:space="preserve">CITATION All16 \l 1033 </w:instrText>
          </w:r>
          <w:r w:rsidR="00501D3A">
            <w:rPr>
              <w:sz w:val="24"/>
              <w:szCs w:val="24"/>
              <w:lang w:bidi="ar-AE"/>
            </w:rPr>
            <w:fldChar w:fldCharType="separate"/>
          </w:r>
          <w:r w:rsidR="00B23417" w:rsidRPr="00B23417">
            <w:rPr>
              <w:noProof/>
              <w:sz w:val="24"/>
              <w:szCs w:val="24"/>
              <w:lang w:bidi="ar-AE"/>
            </w:rPr>
            <w:t>[2]</w:t>
          </w:r>
          <w:r w:rsidR="00501D3A">
            <w:rPr>
              <w:sz w:val="24"/>
              <w:szCs w:val="24"/>
              <w:lang w:bidi="ar-AE"/>
            </w:rPr>
            <w:fldChar w:fldCharType="end"/>
          </w:r>
        </w:sdtContent>
      </w:sdt>
    </w:p>
    <w:p w14:paraId="1A2FEED5" w14:textId="77777777" w:rsidR="001D616E" w:rsidRPr="00101FA4" w:rsidRDefault="001D616E" w:rsidP="001D616E">
      <w:pPr>
        <w:rPr>
          <w:rFonts w:asciiTheme="majorHAnsi" w:hAnsiTheme="majorHAnsi" w:cstheme="majorHAnsi"/>
          <w:b/>
          <w:bCs/>
          <w:sz w:val="24"/>
          <w:szCs w:val="24"/>
        </w:rPr>
      </w:pPr>
      <w:r w:rsidRPr="00101FA4">
        <w:rPr>
          <w:rFonts w:asciiTheme="majorHAnsi" w:hAnsiTheme="majorHAnsi" w:cstheme="majorHAnsi"/>
          <w:b/>
          <w:bCs/>
          <w:sz w:val="24"/>
          <w:szCs w:val="24"/>
        </w:rPr>
        <w:t>App description:</w:t>
      </w:r>
    </w:p>
    <w:p w14:paraId="3BEA2EDB" w14:textId="77777777" w:rsidR="001D616E" w:rsidRDefault="001D616E" w:rsidP="001D616E">
      <w:pPr>
        <w:rPr>
          <w:sz w:val="24"/>
          <w:szCs w:val="24"/>
          <w:lang w:bidi="ar-AE"/>
        </w:rPr>
      </w:pPr>
      <w:r w:rsidRPr="008460F1">
        <w:rPr>
          <w:sz w:val="24"/>
          <w:szCs w:val="24"/>
          <w:lang w:bidi="ar-AE"/>
        </w:rPr>
        <w:t>This app,</w:t>
      </w:r>
      <w:r>
        <w:rPr>
          <w:sz w:val="24"/>
          <w:szCs w:val="24"/>
          <w:lang w:bidi="ar-AE"/>
        </w:rPr>
        <w:t xml:space="preserve"> which is in Catalan language,</w:t>
      </w:r>
      <w:r w:rsidRPr="008460F1">
        <w:rPr>
          <w:sz w:val="24"/>
          <w:szCs w:val="24"/>
          <w:lang w:bidi="ar-AE"/>
        </w:rPr>
        <w:t xml:space="preserve"> allows</w:t>
      </w:r>
      <w:r>
        <w:rPr>
          <w:sz w:val="24"/>
          <w:szCs w:val="24"/>
          <w:lang w:bidi="ar-AE"/>
        </w:rPr>
        <w:t xml:space="preserve"> user</w:t>
      </w:r>
      <w:r w:rsidRPr="008460F1">
        <w:rPr>
          <w:sz w:val="24"/>
          <w:szCs w:val="24"/>
          <w:lang w:bidi="ar-AE"/>
        </w:rPr>
        <w:t xml:space="preserve"> to experience the natural cycle of water from the perspective of a drop. Water </w:t>
      </w:r>
      <w:r>
        <w:rPr>
          <w:sz w:val="24"/>
          <w:szCs w:val="24"/>
          <w:lang w:bidi="ar-AE"/>
        </w:rPr>
        <w:t>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22145A5B" w14:textId="77777777" w:rsidR="001D616E" w:rsidRDefault="001D616E" w:rsidP="001D616E">
      <w:pPr>
        <w:rPr>
          <w:sz w:val="24"/>
          <w:szCs w:val="24"/>
          <w:lang w:bidi="ar-AE"/>
        </w:rPr>
      </w:pPr>
      <w:r w:rsidRPr="00101FA4">
        <w:rPr>
          <w:rFonts w:asciiTheme="majorHAnsi" w:hAnsiTheme="majorHAnsi" w:cstheme="majorHAnsi"/>
          <w:b/>
          <w:bCs/>
          <w:sz w:val="24"/>
          <w:szCs w:val="24"/>
        </w:rPr>
        <w:t>Features</w:t>
      </w:r>
      <w:r>
        <w:rPr>
          <w:sz w:val="24"/>
          <w:szCs w:val="24"/>
          <w:lang w:bidi="ar-AE"/>
        </w:rPr>
        <w:t>:</w:t>
      </w:r>
    </w:p>
    <w:p w14:paraId="01DB23E3" w14:textId="77777777" w:rsidR="001D616E" w:rsidRDefault="001D616E" w:rsidP="001D616E">
      <w:pPr>
        <w:pStyle w:val="ListParagraph"/>
        <w:numPr>
          <w:ilvl w:val="0"/>
          <w:numId w:val="8"/>
        </w:numPr>
        <w:rPr>
          <w:sz w:val="24"/>
          <w:szCs w:val="24"/>
        </w:rPr>
      </w:pPr>
      <w:r>
        <w:rPr>
          <w:sz w:val="24"/>
          <w:szCs w:val="24"/>
        </w:rPr>
        <w:t>A guided tour to allow to the user understand all the phases of water cycle.</w:t>
      </w:r>
    </w:p>
    <w:p w14:paraId="4EFC723D" w14:textId="77777777" w:rsidR="001D616E" w:rsidRDefault="001D616E" w:rsidP="001D616E">
      <w:pPr>
        <w:pStyle w:val="ListParagraph"/>
        <w:numPr>
          <w:ilvl w:val="0"/>
          <w:numId w:val="8"/>
        </w:numPr>
        <w:rPr>
          <w:sz w:val="24"/>
          <w:szCs w:val="24"/>
        </w:rPr>
      </w:pPr>
      <w:r>
        <w:rPr>
          <w:sz w:val="24"/>
          <w:szCs w:val="24"/>
        </w:rPr>
        <w:t>An audio voice to explain user the water cycle.</w:t>
      </w:r>
    </w:p>
    <w:p w14:paraId="45B75F89" w14:textId="77777777" w:rsidR="001D616E" w:rsidRDefault="001D616E" w:rsidP="001D616E">
      <w:pPr>
        <w:pStyle w:val="ListParagraph"/>
        <w:numPr>
          <w:ilvl w:val="0"/>
          <w:numId w:val="8"/>
        </w:numPr>
        <w:rPr>
          <w:sz w:val="24"/>
          <w:szCs w:val="24"/>
        </w:rPr>
      </w:pPr>
      <w:r>
        <w:rPr>
          <w:sz w:val="24"/>
          <w:szCs w:val="24"/>
        </w:rPr>
        <w:t>Audio effect for rain and wind.</w:t>
      </w:r>
    </w:p>
    <w:p w14:paraId="26D8DF4A" w14:textId="77777777" w:rsidR="001D616E" w:rsidRDefault="001D616E" w:rsidP="001D616E">
      <w:pPr>
        <w:pStyle w:val="ListParagraph"/>
        <w:numPr>
          <w:ilvl w:val="0"/>
          <w:numId w:val="8"/>
        </w:numPr>
        <w:rPr>
          <w:sz w:val="24"/>
          <w:szCs w:val="24"/>
        </w:rPr>
      </w:pPr>
      <w:r>
        <w:rPr>
          <w:sz w:val="24"/>
          <w:szCs w:val="24"/>
        </w:rPr>
        <w:t xml:space="preserve">Main menu to allow user to choose the option they would like to go for. </w:t>
      </w:r>
    </w:p>
    <w:p w14:paraId="68FAEF86" w14:textId="77777777" w:rsidR="001D616E" w:rsidRDefault="001D616E" w:rsidP="001D616E">
      <w:pPr>
        <w:pStyle w:val="ListParagraph"/>
        <w:numPr>
          <w:ilvl w:val="0"/>
          <w:numId w:val="8"/>
        </w:numPr>
        <w:rPr>
          <w:sz w:val="24"/>
          <w:szCs w:val="24"/>
        </w:rPr>
      </w:pPr>
      <w:r>
        <w:rPr>
          <w:sz w:val="24"/>
          <w:szCs w:val="24"/>
        </w:rPr>
        <w:t>Bluetooth control.</w:t>
      </w:r>
    </w:p>
    <w:p w14:paraId="7DC3D91E" w14:textId="77777777" w:rsidR="001D616E" w:rsidRDefault="001D616E" w:rsidP="001D616E">
      <w:pPr>
        <w:rPr>
          <w:rFonts w:asciiTheme="majorHAnsi" w:hAnsiTheme="majorHAnsi" w:cstheme="majorHAnsi"/>
          <w:b/>
          <w:bCs/>
          <w:sz w:val="24"/>
          <w:szCs w:val="24"/>
        </w:rPr>
      </w:pPr>
      <w:r w:rsidRPr="00BE2852">
        <w:rPr>
          <w:rFonts w:asciiTheme="majorHAnsi" w:hAnsiTheme="majorHAnsi" w:cstheme="majorHAnsi"/>
          <w:b/>
          <w:bCs/>
          <w:sz w:val="24"/>
          <w:szCs w:val="24"/>
        </w:rPr>
        <w:t>Weaknesses</w:t>
      </w:r>
      <w:r>
        <w:rPr>
          <w:rFonts w:asciiTheme="majorHAnsi" w:hAnsiTheme="majorHAnsi" w:cstheme="majorHAnsi"/>
          <w:b/>
          <w:bCs/>
          <w:sz w:val="24"/>
          <w:szCs w:val="24"/>
        </w:rPr>
        <w:t>:</w:t>
      </w:r>
    </w:p>
    <w:p w14:paraId="5D6D5440" w14:textId="77777777" w:rsidR="001D616E" w:rsidRDefault="001D616E" w:rsidP="001D616E">
      <w:pPr>
        <w:pStyle w:val="ListParagraph"/>
        <w:numPr>
          <w:ilvl w:val="0"/>
          <w:numId w:val="8"/>
        </w:numPr>
        <w:rPr>
          <w:sz w:val="24"/>
          <w:szCs w:val="24"/>
        </w:rPr>
      </w:pPr>
      <w:r>
        <w:rPr>
          <w:sz w:val="24"/>
          <w:szCs w:val="24"/>
        </w:rPr>
        <w:t>Hanging occurs while the scene is viewed from different angles.</w:t>
      </w:r>
    </w:p>
    <w:p w14:paraId="4645FAEF" w14:textId="77777777" w:rsidR="001D616E" w:rsidRPr="00BE2852" w:rsidRDefault="001D616E" w:rsidP="001D616E">
      <w:pPr>
        <w:pStyle w:val="ListParagraph"/>
        <w:numPr>
          <w:ilvl w:val="0"/>
          <w:numId w:val="8"/>
        </w:numPr>
        <w:rPr>
          <w:sz w:val="24"/>
          <w:szCs w:val="24"/>
        </w:rPr>
      </w:pPr>
      <w:r>
        <w:rPr>
          <w:sz w:val="24"/>
          <w:szCs w:val="24"/>
        </w:rPr>
        <w:t>The app has no other language support other than Catalan language.</w:t>
      </w:r>
    </w:p>
    <w:p w14:paraId="05B87AF2" w14:textId="77777777" w:rsidR="001D616E" w:rsidRPr="00BE2852" w:rsidRDefault="001D616E" w:rsidP="001D616E">
      <w:pPr>
        <w:rPr>
          <w:sz w:val="24"/>
          <w:szCs w:val="24"/>
        </w:rPr>
      </w:pPr>
    </w:p>
    <w:p w14:paraId="11513A68" w14:textId="77777777" w:rsidR="001D616E" w:rsidRDefault="001D616E" w:rsidP="001D616E">
      <w:pPr>
        <w:rPr>
          <w:sz w:val="24"/>
          <w:szCs w:val="24"/>
        </w:rPr>
      </w:pPr>
    </w:p>
    <w:p w14:paraId="743A6CDD" w14:textId="0DE52E9E" w:rsidR="001D616E" w:rsidRPr="00214B49" w:rsidRDefault="001D616E" w:rsidP="001D616E">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1E3B2150" wp14:editId="082E6964">
                <wp:simplePos x="0" y="0"/>
                <wp:positionH relativeFrom="margin">
                  <wp:align>center</wp:align>
                </wp:positionH>
                <wp:positionV relativeFrom="paragraph">
                  <wp:posOffset>1960061</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48578B8E" w14:textId="6E0BCA7B" w:rsidR="008E7D82" w:rsidRPr="002720AE" w:rsidRDefault="008E7D82" w:rsidP="004D1432">
                            <w:pPr>
                              <w:pStyle w:val="Caption"/>
                            </w:pPr>
                            <w:bookmarkStart w:id="40" w:name="_Toc14833627"/>
                            <w:bookmarkStart w:id="41" w:name="_Toc14833837"/>
                            <w:bookmarkStart w:id="42" w:name="_Toc14835707"/>
                            <w:bookmarkStart w:id="43" w:name="_Toc14836134"/>
                            <w:bookmarkStart w:id="44" w:name="_Toc15285496"/>
                            <w:bookmarkStart w:id="45" w:name="_Toc15285590"/>
                            <w:r>
                              <w:t>Figure 2</w:t>
                            </w:r>
                            <w:r>
                              <w:rPr>
                                <w:noProof/>
                              </w:rPr>
                              <w:t>.2</w:t>
                            </w:r>
                            <w:r>
                              <w:t xml:space="preserve">: </w:t>
                            </w:r>
                            <w:r w:rsidRPr="002720AE">
                              <w:t>Cicle de l’Aigue VR app</w:t>
                            </w:r>
                            <w:bookmarkEnd w:id="40"/>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B2150" id="Text Box 6" o:spid="_x0000_s1027" type="#_x0000_t202" style="position:absolute;margin-left:0;margin-top:154.35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" stroked="f">
                <v:textbox style="mso-fit-shape-to-text:t" inset="0,0,0,0">
                  <w:txbxContent>
                    <w:p w14:paraId="48578B8E" w14:textId="6E0BCA7B" w:rsidR="008E7D82" w:rsidRPr="002720AE" w:rsidRDefault="008E7D82" w:rsidP="004D1432">
                      <w:pPr>
                        <w:pStyle w:val="Caption"/>
                      </w:pPr>
                      <w:bookmarkStart w:id="46" w:name="_Toc14833627"/>
                      <w:bookmarkStart w:id="47" w:name="_Toc14833837"/>
                      <w:bookmarkStart w:id="48" w:name="_Toc14835707"/>
                      <w:bookmarkStart w:id="49" w:name="_Toc14836134"/>
                      <w:bookmarkStart w:id="50" w:name="_Toc15285496"/>
                      <w:bookmarkStart w:id="51" w:name="_Toc15285590"/>
                      <w:r>
                        <w:t>Figure 2</w:t>
                      </w:r>
                      <w:r>
                        <w:rPr>
                          <w:noProof/>
                        </w:rPr>
                        <w:t>.2</w:t>
                      </w:r>
                      <w:r>
                        <w:t xml:space="preserve">: </w:t>
                      </w:r>
                      <w:r w:rsidRPr="002720AE">
                        <w:t>Cicle de l’Aigue VR app</w:t>
                      </w:r>
                      <w:bookmarkEnd w:id="46"/>
                      <w:bookmarkEnd w:id="47"/>
                      <w:bookmarkEnd w:id="48"/>
                      <w:bookmarkEnd w:id="49"/>
                      <w:bookmarkEnd w:id="50"/>
                      <w:bookmarkEnd w:id="51"/>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1FFAB932" wp14:editId="424A97A4">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4fc0ba-4e4e-4410-9dd1-10e6b4414042_ScreenShot_201510301451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14:sizeRelH relativeFrom="page">
              <wp14:pctWidth>0</wp14:pctWidth>
            </wp14:sizeRelH>
            <wp14:sizeRelV relativeFrom="page">
              <wp14:pctHeight>0</wp14:pctHeight>
            </wp14:sizeRelV>
          </wp:anchor>
        </w:drawing>
      </w:r>
    </w:p>
    <w:p w14:paraId="006F4643" w14:textId="7A4F6A47" w:rsidR="001D616E" w:rsidRPr="0056594D" w:rsidRDefault="001D616E" w:rsidP="001D616E">
      <w:pPr>
        <w:pStyle w:val="ListParagraph"/>
        <w:numPr>
          <w:ilvl w:val="0"/>
          <w:numId w:val="6"/>
        </w:numPr>
        <w:rPr>
          <w:sz w:val="24"/>
          <w:szCs w:val="24"/>
          <w:lang w:bidi="ar-AE"/>
        </w:rPr>
      </w:pPr>
      <w:r w:rsidRPr="0056594D">
        <w:rPr>
          <w:sz w:val="24"/>
          <w:szCs w:val="24"/>
          <w:lang w:bidi="ar-AE"/>
        </w:rPr>
        <w:t>TABI the water cycle</w:t>
      </w:r>
      <w:r w:rsidR="00501D3A">
        <w:rPr>
          <w:sz w:val="24"/>
          <w:szCs w:val="24"/>
          <w:lang w:bidi="ar-AE"/>
        </w:rPr>
        <w:t xml:space="preserve"> </w:t>
      </w:r>
      <w:sdt>
        <w:sdtPr>
          <w:rPr>
            <w:sz w:val="24"/>
            <w:szCs w:val="24"/>
            <w:lang w:bidi="ar-AE"/>
          </w:rPr>
          <w:id w:val="388466866"/>
          <w:citation/>
        </w:sdtPr>
        <w:sdtContent>
          <w:r w:rsidR="00B23417">
            <w:rPr>
              <w:sz w:val="24"/>
              <w:szCs w:val="24"/>
              <w:lang w:bidi="ar-AE"/>
            </w:rPr>
            <w:fldChar w:fldCharType="begin"/>
          </w:r>
          <w:r w:rsidR="00B23417">
            <w:rPr>
              <w:sz w:val="24"/>
              <w:szCs w:val="24"/>
              <w:lang w:bidi="ar-AE"/>
            </w:rPr>
            <w:instrText xml:space="preserve"> CITATION EUR16 \l 1033 </w:instrText>
          </w:r>
          <w:r w:rsidR="00B23417">
            <w:rPr>
              <w:sz w:val="24"/>
              <w:szCs w:val="24"/>
              <w:lang w:bidi="ar-AE"/>
            </w:rPr>
            <w:fldChar w:fldCharType="separate"/>
          </w:r>
          <w:r w:rsidR="00B23417" w:rsidRPr="00B23417">
            <w:rPr>
              <w:noProof/>
              <w:sz w:val="24"/>
              <w:szCs w:val="24"/>
              <w:lang w:bidi="ar-AE"/>
            </w:rPr>
            <w:t>[3]</w:t>
          </w:r>
          <w:r w:rsidR="00B23417">
            <w:rPr>
              <w:sz w:val="24"/>
              <w:szCs w:val="24"/>
              <w:lang w:bidi="ar-AE"/>
            </w:rPr>
            <w:fldChar w:fldCharType="end"/>
          </w:r>
        </w:sdtContent>
      </w:sdt>
    </w:p>
    <w:p w14:paraId="47E72213" w14:textId="77777777"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App description:</w:t>
      </w:r>
    </w:p>
    <w:p w14:paraId="0913136A" w14:textId="77777777" w:rsidR="001D616E" w:rsidRPr="002720AE" w:rsidRDefault="001D616E" w:rsidP="001D616E">
      <w:pPr>
        <w:rPr>
          <w:sz w:val="24"/>
          <w:szCs w:val="24"/>
          <w:lang w:bidi="ar-AE"/>
        </w:rPr>
      </w:pPr>
      <w:r w:rsidRPr="002720AE">
        <w:rPr>
          <w:sz w:val="24"/>
          <w:szCs w:val="24"/>
          <w:lang w:bidi="ar-AE"/>
        </w:rPr>
        <w:t>This app teaches user how the water behaves in our world. Basically, it’s a game based app to allow user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14:paraId="3BDC86A6"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Features:</w:t>
      </w:r>
    </w:p>
    <w:p w14:paraId="1626708A" w14:textId="77777777" w:rsidR="001D616E" w:rsidRPr="002720AE" w:rsidRDefault="001D616E" w:rsidP="001D616E">
      <w:pPr>
        <w:pStyle w:val="ListParagraph"/>
        <w:numPr>
          <w:ilvl w:val="0"/>
          <w:numId w:val="9"/>
        </w:numPr>
        <w:rPr>
          <w:sz w:val="24"/>
          <w:szCs w:val="24"/>
          <w:lang w:bidi="ar-AE"/>
        </w:rPr>
      </w:pPr>
      <w:r w:rsidRPr="002720AE">
        <w:rPr>
          <w:sz w:val="24"/>
          <w:szCs w:val="24"/>
          <w:lang w:bidi="ar-AE"/>
        </w:rPr>
        <w:t>User plays a game to create evaporation, condensation and precipitation.</w:t>
      </w:r>
    </w:p>
    <w:p w14:paraId="5BB816A1" w14:textId="77777777" w:rsidR="001D616E" w:rsidRDefault="001D616E" w:rsidP="001D616E">
      <w:pPr>
        <w:pStyle w:val="ListParagraph"/>
        <w:numPr>
          <w:ilvl w:val="0"/>
          <w:numId w:val="9"/>
        </w:numPr>
        <w:rPr>
          <w:sz w:val="24"/>
          <w:szCs w:val="24"/>
          <w:lang w:bidi="ar-AE"/>
        </w:rPr>
      </w:pPr>
      <w:r w:rsidRPr="002720AE">
        <w:rPr>
          <w:sz w:val="24"/>
          <w:szCs w:val="24"/>
          <w:lang w:bidi="ar-AE"/>
        </w:rPr>
        <w:t>Text shown at the beginning to guide the user to play the game.</w:t>
      </w:r>
    </w:p>
    <w:p w14:paraId="4048F6AE"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Weaknesses:</w:t>
      </w:r>
    </w:p>
    <w:p w14:paraId="4A2C4308" w14:textId="77777777" w:rsidR="001D616E" w:rsidRDefault="001D616E" w:rsidP="001D616E">
      <w:pPr>
        <w:pStyle w:val="ListParagraph"/>
        <w:numPr>
          <w:ilvl w:val="0"/>
          <w:numId w:val="23"/>
        </w:numPr>
        <w:rPr>
          <w:sz w:val="24"/>
          <w:szCs w:val="24"/>
          <w:lang w:bidi="ar-AE"/>
        </w:rPr>
      </w:pPr>
      <w:r>
        <w:rPr>
          <w:sz w:val="24"/>
          <w:szCs w:val="24"/>
          <w:lang w:bidi="ar-AE"/>
        </w:rPr>
        <w:t>Not a VR app.</w:t>
      </w:r>
    </w:p>
    <w:p w14:paraId="1F14713C" w14:textId="75147828" w:rsidR="001D616E" w:rsidRPr="00214B49" w:rsidRDefault="00B23417" w:rsidP="001D616E">
      <w:pPr>
        <w:pStyle w:val="ListParagraph"/>
        <w:numPr>
          <w:ilvl w:val="0"/>
          <w:numId w:val="23"/>
        </w:numPr>
        <w:rPr>
          <w:sz w:val="24"/>
          <w:szCs w:val="24"/>
          <w:lang w:bidi="ar-AE"/>
        </w:rPr>
      </w:pPr>
      <w:r>
        <w:rPr>
          <w:noProof/>
        </w:rPr>
        <mc:AlternateContent>
          <mc:Choice Requires="wps">
            <w:drawing>
              <wp:anchor distT="0" distB="0" distL="114300" distR="114300" simplePos="0" relativeHeight="251665408" behindDoc="0" locked="0" layoutInCell="1" allowOverlap="1" wp14:anchorId="670F0CE9" wp14:editId="033E029F">
                <wp:simplePos x="0" y="0"/>
                <wp:positionH relativeFrom="margin">
                  <wp:posOffset>1150051</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61918F44" w14:textId="3F6ABA25" w:rsidR="008E7D82" w:rsidRPr="00A90A2A" w:rsidRDefault="008E7D82" w:rsidP="004D1432">
                            <w:pPr>
                              <w:pStyle w:val="Caption"/>
                              <w:rPr>
                                <w:noProof/>
                              </w:rPr>
                            </w:pPr>
                            <w:bookmarkStart w:id="52" w:name="_Toc14833628"/>
                            <w:bookmarkStart w:id="53" w:name="_Toc14833838"/>
                            <w:bookmarkStart w:id="54" w:name="_Toc14835708"/>
                            <w:bookmarkStart w:id="55" w:name="_Toc14836135"/>
                            <w:bookmarkStart w:id="56" w:name="_Toc15285497"/>
                            <w:bookmarkStart w:id="57" w:name="_Toc15285591"/>
                            <w:r>
                              <w:t>Figure 2.3: TABI the water cycle</w:t>
                            </w:r>
                            <w:bookmarkEnd w:id="52"/>
                            <w:bookmarkEnd w:id="53"/>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F0CE9"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NIMwIAAHI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" stroked="f">
                <v:textbox style="mso-fit-shape-to-text:t" inset="0,0,0,0">
                  <w:txbxContent>
                    <w:p w14:paraId="61918F44" w14:textId="3F6ABA25" w:rsidR="008E7D82" w:rsidRPr="00A90A2A" w:rsidRDefault="008E7D82" w:rsidP="004D1432">
                      <w:pPr>
                        <w:pStyle w:val="Caption"/>
                        <w:rPr>
                          <w:noProof/>
                        </w:rPr>
                      </w:pPr>
                      <w:bookmarkStart w:id="58" w:name="_Toc14833628"/>
                      <w:bookmarkStart w:id="59" w:name="_Toc14833838"/>
                      <w:bookmarkStart w:id="60" w:name="_Toc14835708"/>
                      <w:bookmarkStart w:id="61" w:name="_Toc14836135"/>
                      <w:bookmarkStart w:id="62" w:name="_Toc15285497"/>
                      <w:bookmarkStart w:id="63" w:name="_Toc15285591"/>
                      <w:r>
                        <w:t>Figure 2.3: TABI the water cycle</w:t>
                      </w:r>
                      <w:bookmarkEnd w:id="58"/>
                      <w:bookmarkEnd w:id="59"/>
                      <w:bookmarkEnd w:id="60"/>
                      <w:bookmarkEnd w:id="61"/>
                      <w:bookmarkEnd w:id="62"/>
                      <w:bookmarkEnd w:id="63"/>
                    </w:p>
                  </w:txbxContent>
                </v:textbox>
                <w10:wrap type="topAndBottom" anchorx="margin"/>
              </v:shape>
            </w:pict>
          </mc:Fallback>
        </mc:AlternateContent>
      </w:r>
      <w:r w:rsidR="001D616E">
        <w:rPr>
          <w:noProof/>
        </w:rPr>
        <w:drawing>
          <wp:anchor distT="0" distB="0" distL="114300" distR="114300" simplePos="0" relativeHeight="251662336" behindDoc="0" locked="0" layoutInCell="1" allowOverlap="1" wp14:anchorId="2FFA7EB0" wp14:editId="2D5285E0">
            <wp:simplePos x="0" y="0"/>
            <wp:positionH relativeFrom="margin">
              <wp:posOffset>1082675</wp:posOffset>
            </wp:positionH>
            <wp:positionV relativeFrom="paragraph">
              <wp:posOffset>558398</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564" t="54929" r="40769" b="8148"/>
                    <a:stretch/>
                  </pic:blipFill>
                  <pic:spPr bwMode="auto">
                    <a:xfrm>
                      <a:off x="0" y="0"/>
                      <a:ext cx="3566160" cy="202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616E">
        <w:rPr>
          <w:sz w:val="24"/>
          <w:szCs w:val="24"/>
          <w:lang w:bidi="ar-AE"/>
        </w:rPr>
        <w:t>It doesn’t show the complete water cycle at once and how a stage transforms into another.</w:t>
      </w:r>
    </w:p>
    <w:p w14:paraId="6E48D0C7" w14:textId="442E75BD" w:rsidR="001D616E" w:rsidRDefault="001D616E" w:rsidP="001D616E">
      <w:pPr>
        <w:rPr>
          <w:lang w:bidi="ar-AE"/>
        </w:rPr>
      </w:pPr>
    </w:p>
    <w:p w14:paraId="4567B07F" w14:textId="77777777" w:rsidR="00762D34" w:rsidRDefault="00762D34" w:rsidP="001D616E">
      <w:pPr>
        <w:rPr>
          <w:lang w:bidi="ar-AE"/>
        </w:rPr>
      </w:pPr>
    </w:p>
    <w:p w14:paraId="7A7E5528" w14:textId="2E086138" w:rsidR="001D616E" w:rsidRDefault="001D616E" w:rsidP="001D616E">
      <w:pPr>
        <w:pStyle w:val="ListParagraph"/>
        <w:numPr>
          <w:ilvl w:val="0"/>
          <w:numId w:val="6"/>
        </w:numPr>
        <w:rPr>
          <w:sz w:val="24"/>
          <w:szCs w:val="24"/>
        </w:rPr>
      </w:pPr>
      <w:r w:rsidRPr="0009689E">
        <w:rPr>
          <w:rFonts w:ascii="Tahoma" w:hAnsi="Tahoma" w:cs="Tahoma" w:hint="cs"/>
          <w:sz w:val="24"/>
          <w:szCs w:val="24"/>
          <w:cs/>
          <w:lang w:bidi="th-TH"/>
        </w:rPr>
        <w:t>วัฏจักรน้ำ</w:t>
      </w:r>
      <w:r w:rsidRPr="0009689E">
        <w:rPr>
          <w:sz w:val="24"/>
          <w:szCs w:val="24"/>
          <w:cs/>
          <w:lang w:bidi="th-TH"/>
        </w:rPr>
        <w:t xml:space="preserve"> (</w:t>
      </w:r>
      <w:r w:rsidRPr="0009689E">
        <w:rPr>
          <w:sz w:val="24"/>
          <w:szCs w:val="24"/>
          <w:lang w:bidi="ar-AE"/>
        </w:rPr>
        <w:t>Water Cycle)</w:t>
      </w:r>
      <w:r w:rsidR="00B23417">
        <w:rPr>
          <w:sz w:val="24"/>
          <w:szCs w:val="24"/>
          <w:lang w:bidi="ar-AE"/>
        </w:rPr>
        <w:t xml:space="preserve"> </w:t>
      </w:r>
      <w:sdt>
        <w:sdtPr>
          <w:rPr>
            <w:sz w:val="24"/>
            <w:szCs w:val="24"/>
            <w:lang w:bidi="ar-AE"/>
          </w:rPr>
          <w:id w:val="1641846468"/>
          <w:citation/>
        </w:sdtPr>
        <w:sdtContent>
          <w:r w:rsidR="00B23417">
            <w:rPr>
              <w:sz w:val="24"/>
              <w:szCs w:val="24"/>
              <w:lang w:bidi="ar-AE"/>
            </w:rPr>
            <w:fldChar w:fldCharType="begin"/>
          </w:r>
          <w:r w:rsidR="00B23417">
            <w:rPr>
              <w:sz w:val="24"/>
              <w:szCs w:val="24"/>
              <w:lang w:bidi="ar-AE"/>
            </w:rPr>
            <w:instrText xml:space="preserve"> CITATION Xpe18 \l 1033 </w:instrText>
          </w:r>
          <w:r w:rsidR="00B23417">
            <w:rPr>
              <w:sz w:val="24"/>
              <w:szCs w:val="24"/>
              <w:lang w:bidi="ar-AE"/>
            </w:rPr>
            <w:fldChar w:fldCharType="separate"/>
          </w:r>
          <w:r w:rsidR="00B23417" w:rsidRPr="00B23417">
            <w:rPr>
              <w:noProof/>
              <w:sz w:val="24"/>
              <w:szCs w:val="24"/>
              <w:lang w:bidi="ar-AE"/>
            </w:rPr>
            <w:t>[4]</w:t>
          </w:r>
          <w:r w:rsidR="00B23417">
            <w:rPr>
              <w:sz w:val="24"/>
              <w:szCs w:val="24"/>
              <w:lang w:bidi="ar-AE"/>
            </w:rPr>
            <w:fldChar w:fldCharType="end"/>
          </w:r>
        </w:sdtContent>
      </w:sdt>
    </w:p>
    <w:p w14:paraId="5B95CAE7"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App description:</w:t>
      </w:r>
    </w:p>
    <w:p w14:paraId="1C95E500" w14:textId="38519BA4" w:rsidR="001D616E" w:rsidRPr="002720AE" w:rsidRDefault="001D616E" w:rsidP="001D616E">
      <w:pPr>
        <w:rPr>
          <w:sz w:val="24"/>
          <w:szCs w:val="24"/>
          <w:lang w:bidi="ar-AE"/>
        </w:rPr>
      </w:pPr>
      <w:r w:rsidRPr="002720AE">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3D7EE5C0"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Features:</w:t>
      </w:r>
    </w:p>
    <w:p w14:paraId="4840CBCB"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Main menu to allow user to choose where they want to go.</w:t>
      </w:r>
    </w:p>
    <w:p w14:paraId="78D70AC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Lessons about water cycle explaining the phases.</w:t>
      </w:r>
    </w:p>
    <w:p w14:paraId="6CC6556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Game to educate user more about water and to allow them to understand it more.</w:t>
      </w:r>
    </w:p>
    <w:p w14:paraId="0FC839A7" w14:textId="77777777" w:rsidR="001D616E" w:rsidRDefault="001D616E" w:rsidP="001D616E">
      <w:pPr>
        <w:pStyle w:val="ListParagraph"/>
        <w:numPr>
          <w:ilvl w:val="0"/>
          <w:numId w:val="10"/>
        </w:numPr>
        <w:rPr>
          <w:lang w:bidi="ar-AE"/>
        </w:rPr>
      </w:pPr>
      <w:r w:rsidRPr="002720AE">
        <w:rPr>
          <w:sz w:val="24"/>
          <w:szCs w:val="24"/>
          <w:lang w:bidi="ar-AE"/>
        </w:rPr>
        <w:t>Audio speech to engage then user more in the app and explain each step clearly</w:t>
      </w:r>
      <w:r>
        <w:rPr>
          <w:lang w:bidi="ar-AE"/>
        </w:rPr>
        <w:t>.</w:t>
      </w:r>
    </w:p>
    <w:p w14:paraId="0F58634F" w14:textId="5839CBD8"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Weaknesses:</w:t>
      </w:r>
    </w:p>
    <w:p w14:paraId="4CE6848C" w14:textId="0E33AE3D" w:rsidR="001D616E" w:rsidRDefault="001D616E" w:rsidP="001D616E">
      <w:pPr>
        <w:pStyle w:val="ListParagraph"/>
        <w:numPr>
          <w:ilvl w:val="0"/>
          <w:numId w:val="24"/>
        </w:numPr>
        <w:rPr>
          <w:lang w:bidi="ar-AE"/>
        </w:rPr>
      </w:pPr>
      <w:r>
        <w:rPr>
          <w:lang w:bidi="ar-AE"/>
        </w:rPr>
        <w:t>No language support other than Thai language.</w:t>
      </w:r>
    </w:p>
    <w:p w14:paraId="4277C733" w14:textId="14A9E499" w:rsidR="001D616E" w:rsidRDefault="001D616E" w:rsidP="001D616E">
      <w:pPr>
        <w:pStyle w:val="ListParagraph"/>
        <w:numPr>
          <w:ilvl w:val="0"/>
          <w:numId w:val="24"/>
        </w:numPr>
        <w:rPr>
          <w:lang w:bidi="ar-AE"/>
        </w:rPr>
      </w:pPr>
      <w:r>
        <w:rPr>
          <w:lang w:bidi="ar-AE"/>
        </w:rPr>
        <w:t>Not a VR app.</w:t>
      </w:r>
    </w:p>
    <w:p w14:paraId="0821CF4A" w14:textId="72E60257" w:rsidR="001D616E" w:rsidRDefault="001D616E" w:rsidP="001D616E">
      <w:pPr>
        <w:pStyle w:val="ListParagraph"/>
        <w:numPr>
          <w:ilvl w:val="0"/>
          <w:numId w:val="24"/>
        </w:numPr>
        <w:rPr>
          <w:lang w:bidi="ar-AE"/>
        </w:rPr>
      </w:pPr>
      <w:r>
        <w:rPr>
          <w:lang w:bidi="ar-AE"/>
        </w:rPr>
        <w:t>All phases are not shown continually to explain the transformation between them.</w:t>
      </w:r>
    </w:p>
    <w:p w14:paraId="141A029B" w14:textId="6A9EBCBD" w:rsidR="001D616E" w:rsidRDefault="001D616E" w:rsidP="001D616E">
      <w:pPr>
        <w:rPr>
          <w:b/>
          <w:bCs/>
          <w:sz w:val="28"/>
          <w:szCs w:val="28"/>
        </w:rPr>
      </w:pPr>
      <w:r w:rsidRPr="006D3416">
        <w:rPr>
          <w:b/>
          <w:bCs/>
          <w:noProof/>
          <w:sz w:val="28"/>
          <w:szCs w:val="28"/>
        </w:rPr>
        <w:drawing>
          <wp:anchor distT="0" distB="0" distL="114300" distR="114300" simplePos="0" relativeHeight="251659264" behindDoc="0" locked="0" layoutInCell="1" allowOverlap="1" wp14:anchorId="44D2DE8A" wp14:editId="7CF73E9D">
            <wp:simplePos x="0" y="0"/>
            <wp:positionH relativeFrom="margin">
              <wp:align>center</wp:align>
            </wp:positionH>
            <wp:positionV relativeFrom="paragraph">
              <wp:posOffset>133350</wp:posOffset>
            </wp:positionV>
            <wp:extent cx="3512820" cy="1965785"/>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6-17 at 3.32.57 AM.jpeg"/>
                    <pic:cNvPicPr/>
                  </pic:nvPicPr>
                  <pic:blipFill rotWithShape="1">
                    <a:blip r:embed="rId19" cstate="print">
                      <a:extLst>
                        <a:ext uri="{28A0092B-C50C-407E-A947-70E740481C1C}">
                          <a14:useLocalDpi xmlns:a14="http://schemas.microsoft.com/office/drawing/2010/main" val="0"/>
                        </a:ext>
                      </a:extLst>
                    </a:blip>
                    <a:srcRect t="34537" r="576" b="34167"/>
                    <a:stretch/>
                  </pic:blipFill>
                  <pic:spPr bwMode="auto">
                    <a:xfrm>
                      <a:off x="0" y="0"/>
                      <a:ext cx="3512820" cy="1965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2BB0A" w14:textId="1C30F6E4" w:rsidR="001D616E" w:rsidRDefault="001D616E" w:rsidP="001D616E">
      <w:pPr>
        <w:rPr>
          <w:b/>
          <w:bCs/>
          <w:sz w:val="28"/>
          <w:szCs w:val="28"/>
        </w:rPr>
      </w:pPr>
    </w:p>
    <w:p w14:paraId="492E5A74" w14:textId="618EC7FC" w:rsidR="001D616E" w:rsidRDefault="001D616E" w:rsidP="001D616E">
      <w:pPr>
        <w:rPr>
          <w:b/>
          <w:bCs/>
          <w:sz w:val="28"/>
          <w:szCs w:val="28"/>
        </w:rPr>
      </w:pPr>
    </w:p>
    <w:p w14:paraId="1250FC98" w14:textId="4A50A217" w:rsidR="001D616E" w:rsidRDefault="001D616E" w:rsidP="001D616E">
      <w:pPr>
        <w:rPr>
          <w:b/>
          <w:bCs/>
          <w:sz w:val="28"/>
          <w:szCs w:val="28"/>
        </w:rPr>
      </w:pPr>
    </w:p>
    <w:p w14:paraId="47F70EA3" w14:textId="52A967B9" w:rsidR="001D616E" w:rsidRDefault="001D616E" w:rsidP="001D616E">
      <w:pPr>
        <w:rPr>
          <w:b/>
          <w:bCs/>
          <w:sz w:val="28"/>
          <w:szCs w:val="28"/>
        </w:rPr>
      </w:pPr>
    </w:p>
    <w:p w14:paraId="6BF95EA0" w14:textId="34AC7DA0" w:rsidR="001D616E" w:rsidRDefault="00370219" w:rsidP="001D616E">
      <w:pPr>
        <w:rPr>
          <w:b/>
          <w:bCs/>
          <w:sz w:val="28"/>
          <w:szCs w:val="28"/>
        </w:rPr>
      </w:pPr>
      <w:r>
        <w:rPr>
          <w:noProof/>
        </w:rPr>
        <mc:AlternateContent>
          <mc:Choice Requires="wps">
            <w:drawing>
              <wp:anchor distT="0" distB="0" distL="114300" distR="114300" simplePos="0" relativeHeight="251670528" behindDoc="0" locked="0" layoutInCell="1" allowOverlap="1" wp14:anchorId="4D5ED58D" wp14:editId="3429F75D">
                <wp:simplePos x="0" y="0"/>
                <wp:positionH relativeFrom="margin">
                  <wp:align>center</wp:align>
                </wp:positionH>
                <wp:positionV relativeFrom="paragraph">
                  <wp:posOffset>438335</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5B592C64" w14:textId="2F69A74E" w:rsidR="008E7D82" w:rsidRPr="00370219" w:rsidRDefault="008E7D82" w:rsidP="004D1432">
                            <w:pPr>
                              <w:pStyle w:val="Caption"/>
                            </w:pPr>
                            <w:bookmarkStart w:id="64" w:name="_Toc14834311"/>
                            <w:bookmarkStart w:id="65" w:name="_Toc14835709"/>
                            <w:bookmarkStart w:id="66" w:name="_Toc14836136"/>
                            <w:bookmarkStart w:id="67" w:name="_Toc15285394"/>
                            <w:bookmarkStart w:id="68" w:name="_Toc15285498"/>
                            <w:bookmarkStart w:id="69" w:name="_Toc15285592"/>
                            <w:r>
                              <w:t xml:space="preserve">Figure 2.4: </w:t>
                            </w:r>
                            <w:bookmarkEnd w:id="64"/>
                            <w:r w:rsidRPr="00370219">
                              <w:rPr>
                                <w:rFonts w:ascii="Tahoma" w:hAnsi="Tahoma" w:cs="Tahoma" w:hint="cs"/>
                                <w:cs/>
                                <w:lang w:bidi="th-TH"/>
                              </w:rPr>
                              <w:t>วัฏจักรน้ำ</w:t>
                            </w:r>
                            <w:r w:rsidRPr="00370219">
                              <w:rPr>
                                <w:cs/>
                                <w:lang w:bidi="th-TH"/>
                              </w:rPr>
                              <w:t xml:space="preserve"> (</w:t>
                            </w:r>
                            <w:r w:rsidRPr="00370219">
                              <w:t>Water Cycle)</w:t>
                            </w:r>
                            <w:bookmarkEnd w:id="65"/>
                            <w:bookmarkEnd w:id="66"/>
                            <w:bookmarkEnd w:id="67"/>
                            <w:bookmarkEnd w:id="68"/>
                            <w:bookmarkEnd w:id="69"/>
                          </w:p>
                          <w:p w14:paraId="4089E880" w14:textId="60C75D75" w:rsidR="008E7D82" w:rsidRPr="002720AE" w:rsidRDefault="008E7D82" w:rsidP="0037021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ED58D" id="Text Box 19" o:spid="_x0000_s1029" type="#_x0000_t202" style="position:absolute;margin-left:0;margin-top:34.5pt;width:281.4pt;height:13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" stroked="f">
                <v:textbox inset="0,0,0,0">
                  <w:txbxContent>
                    <w:p w14:paraId="5B592C64" w14:textId="2F69A74E" w:rsidR="008E7D82" w:rsidRPr="00370219" w:rsidRDefault="008E7D82" w:rsidP="004D1432">
                      <w:pPr>
                        <w:pStyle w:val="Caption"/>
                      </w:pPr>
                      <w:bookmarkStart w:id="70" w:name="_Toc14834311"/>
                      <w:bookmarkStart w:id="71" w:name="_Toc14835709"/>
                      <w:bookmarkStart w:id="72" w:name="_Toc14836136"/>
                      <w:bookmarkStart w:id="73" w:name="_Toc15285394"/>
                      <w:bookmarkStart w:id="74" w:name="_Toc15285498"/>
                      <w:bookmarkStart w:id="75" w:name="_Toc15285592"/>
                      <w:r>
                        <w:t xml:space="preserve">Figure 2.4: </w:t>
                      </w:r>
                      <w:bookmarkEnd w:id="70"/>
                      <w:r w:rsidRPr="00370219">
                        <w:rPr>
                          <w:rFonts w:ascii="Tahoma" w:hAnsi="Tahoma" w:cs="Tahoma" w:hint="cs"/>
                          <w:cs/>
                          <w:lang w:bidi="th-TH"/>
                        </w:rPr>
                        <w:t>วัฏจักรน้ำ</w:t>
                      </w:r>
                      <w:r w:rsidRPr="00370219">
                        <w:rPr>
                          <w:cs/>
                          <w:lang w:bidi="th-TH"/>
                        </w:rPr>
                        <w:t xml:space="preserve"> (</w:t>
                      </w:r>
                      <w:r w:rsidRPr="00370219">
                        <w:t>Water Cycle)</w:t>
                      </w:r>
                      <w:bookmarkEnd w:id="71"/>
                      <w:bookmarkEnd w:id="72"/>
                      <w:bookmarkEnd w:id="73"/>
                      <w:bookmarkEnd w:id="74"/>
                      <w:bookmarkEnd w:id="75"/>
                    </w:p>
                    <w:p w14:paraId="4089E880" w14:textId="60C75D75" w:rsidR="008E7D82" w:rsidRPr="002720AE" w:rsidRDefault="008E7D82" w:rsidP="00370219">
                      <w:pPr>
                        <w:pStyle w:val="Caption"/>
                      </w:pPr>
                    </w:p>
                  </w:txbxContent>
                </v:textbox>
                <w10:wrap type="topAndBottom" anchorx="margin"/>
              </v:shape>
            </w:pict>
          </mc:Fallback>
        </mc:AlternateContent>
      </w:r>
    </w:p>
    <w:p w14:paraId="58B0110A" w14:textId="6971252F" w:rsidR="001D616E" w:rsidRDefault="001D616E" w:rsidP="001D616E">
      <w:pPr>
        <w:rPr>
          <w:b/>
          <w:bCs/>
          <w:sz w:val="28"/>
          <w:szCs w:val="28"/>
        </w:rPr>
      </w:pPr>
    </w:p>
    <w:p w14:paraId="758AA2A4" w14:textId="77777777" w:rsidR="001D616E" w:rsidRDefault="001D616E" w:rsidP="001D616E">
      <w:pPr>
        <w:rPr>
          <w:b/>
          <w:bCs/>
          <w:sz w:val="28"/>
          <w:szCs w:val="28"/>
        </w:rPr>
      </w:pPr>
    </w:p>
    <w:p w14:paraId="628E7100" w14:textId="52C619A7" w:rsidR="001D616E" w:rsidRDefault="007A4CEF" w:rsidP="00A1308F">
      <w:pPr>
        <w:rPr>
          <w:b/>
          <w:bCs/>
          <w:sz w:val="28"/>
          <w:szCs w:val="28"/>
        </w:rPr>
      </w:pPr>
      <w:r>
        <w:rPr>
          <w:b/>
          <w:bCs/>
          <w:sz w:val="28"/>
          <w:szCs w:val="28"/>
        </w:rPr>
        <w:br w:type="page"/>
      </w:r>
    </w:p>
    <w:p w14:paraId="0D91FDEC" w14:textId="65ECA0A6" w:rsidR="001D616E" w:rsidRPr="00AB46F1" w:rsidRDefault="001D616E" w:rsidP="00AB46F1">
      <w:pPr>
        <w:pStyle w:val="Heading2"/>
        <w:rPr>
          <w:b/>
          <w:bCs/>
          <w:color w:val="auto"/>
          <w:sz w:val="28"/>
          <w:szCs w:val="28"/>
        </w:rPr>
      </w:pPr>
      <w:bookmarkStart w:id="76" w:name="_Toc15329551"/>
      <w:r w:rsidRPr="00AB46F1">
        <w:rPr>
          <w:b/>
          <w:bCs/>
          <w:color w:val="auto"/>
          <w:sz w:val="28"/>
          <w:szCs w:val="28"/>
        </w:rPr>
        <w:lastRenderedPageBreak/>
        <w:t>2.</w:t>
      </w:r>
      <w:r w:rsidR="00C84C49" w:rsidRPr="00AB46F1">
        <w:rPr>
          <w:b/>
          <w:bCs/>
          <w:color w:val="auto"/>
          <w:sz w:val="28"/>
          <w:szCs w:val="28"/>
        </w:rPr>
        <w:t>3</w:t>
      </w:r>
      <w:r w:rsidRPr="00AB46F1">
        <w:rPr>
          <w:b/>
          <w:bCs/>
          <w:color w:val="auto"/>
          <w:sz w:val="28"/>
          <w:szCs w:val="28"/>
        </w:rPr>
        <w:t xml:space="preserve"> Apps comparison</w:t>
      </w:r>
      <w:bookmarkEnd w:id="76"/>
    </w:p>
    <w:p w14:paraId="19ED03AA" w14:textId="6F033D67" w:rsidR="00743A16" w:rsidRPr="00482EEC" w:rsidRDefault="001D616E" w:rsidP="00482EEC">
      <w:pPr>
        <w:rPr>
          <w:rFonts w:cstheme="minorHAnsi"/>
          <w:sz w:val="24"/>
          <w:szCs w:val="24"/>
          <w:lang w:bidi="ar-AE"/>
        </w:rPr>
      </w:pPr>
      <w:r w:rsidRPr="006D3416">
        <w:rPr>
          <w:rFonts w:cstheme="minorHAnsi"/>
          <w:sz w:val="24"/>
          <w:szCs w:val="24"/>
          <w:lang w:bidi="ar-AE"/>
        </w:rPr>
        <w:t xml:space="preserve">Here is comparison table of our app with the already existing water cycle apps showing the similarities and differences between the apps and distinguishing </w:t>
      </w:r>
      <w:r w:rsidR="00482EEC">
        <w:rPr>
          <w:rFonts w:cstheme="minorHAnsi"/>
          <w:sz w:val="24"/>
          <w:szCs w:val="24"/>
          <w:lang w:bidi="ar-AE"/>
        </w:rPr>
        <w:t>the unique features of our app.</w:t>
      </w:r>
    </w:p>
    <w:tbl>
      <w:tblPr>
        <w:tblStyle w:val="TableGrid"/>
        <w:tblW w:w="0" w:type="auto"/>
        <w:tblInd w:w="85" w:type="dxa"/>
        <w:tblLook w:val="04A0" w:firstRow="1" w:lastRow="0" w:firstColumn="1" w:lastColumn="0" w:noHBand="0" w:noVBand="1"/>
      </w:tblPr>
      <w:tblGrid>
        <w:gridCol w:w="2351"/>
        <w:gridCol w:w="1213"/>
        <w:gridCol w:w="1108"/>
        <w:gridCol w:w="998"/>
        <w:gridCol w:w="1165"/>
        <w:gridCol w:w="2097"/>
      </w:tblGrid>
      <w:tr w:rsidR="001D616E" w14:paraId="560823E9" w14:textId="77777777" w:rsidTr="00025AA5">
        <w:tc>
          <w:tcPr>
            <w:tcW w:w="2430" w:type="dxa"/>
          </w:tcPr>
          <w:p w14:paraId="65643440" w14:textId="77777777" w:rsidR="001D616E" w:rsidRDefault="001D616E" w:rsidP="00025AA5">
            <w:pPr>
              <w:pStyle w:val="ListParagraph"/>
              <w:ind w:left="0"/>
              <w:rPr>
                <w:lang w:bidi="ar-AE"/>
              </w:rPr>
            </w:pPr>
            <w:r>
              <w:rPr>
                <w:lang w:bidi="ar-AE"/>
              </w:rPr>
              <w:t>Features\ Apps</w:t>
            </w:r>
          </w:p>
        </w:tc>
        <w:tc>
          <w:tcPr>
            <w:tcW w:w="1260" w:type="dxa"/>
          </w:tcPr>
          <w:p w14:paraId="503562E0" w14:textId="77777777" w:rsidR="001D616E" w:rsidRDefault="001D616E" w:rsidP="00025AA5">
            <w:pPr>
              <w:pStyle w:val="ListParagraph"/>
              <w:ind w:left="0"/>
              <w:rPr>
                <w:lang w:bidi="ar-AE"/>
              </w:rPr>
            </w:pPr>
            <w:r>
              <w:rPr>
                <w:lang w:bidi="ar-AE"/>
              </w:rPr>
              <w:t>Splash Sim</w:t>
            </w:r>
          </w:p>
        </w:tc>
        <w:tc>
          <w:tcPr>
            <w:tcW w:w="1133" w:type="dxa"/>
          </w:tcPr>
          <w:p w14:paraId="2B1F0D3C" w14:textId="77777777" w:rsidR="001D616E" w:rsidRDefault="001D616E" w:rsidP="00025AA5">
            <w:pPr>
              <w:pStyle w:val="ListParagraph"/>
              <w:ind w:left="0"/>
              <w:rPr>
                <w:lang w:bidi="ar-AE"/>
              </w:rPr>
            </w:pPr>
            <w:r w:rsidRPr="00830D37">
              <w:rPr>
                <w:sz w:val="24"/>
                <w:szCs w:val="24"/>
                <w:lang w:bidi="ar-AE"/>
              </w:rPr>
              <w:t>Cicle de l’Aigue VR</w:t>
            </w:r>
          </w:p>
        </w:tc>
        <w:tc>
          <w:tcPr>
            <w:tcW w:w="1027" w:type="dxa"/>
          </w:tcPr>
          <w:p w14:paraId="614B72D0" w14:textId="77777777" w:rsidR="001D616E" w:rsidRDefault="001D616E" w:rsidP="00025AA5">
            <w:pPr>
              <w:rPr>
                <w:lang w:bidi="ar-AE"/>
              </w:rPr>
            </w:pPr>
            <w:r>
              <w:rPr>
                <w:lang w:bidi="ar-AE"/>
              </w:rPr>
              <w:t>TABI the water cycle</w:t>
            </w:r>
          </w:p>
          <w:p w14:paraId="2680825C" w14:textId="77777777" w:rsidR="001D616E" w:rsidRDefault="001D616E" w:rsidP="00025AA5">
            <w:pPr>
              <w:pStyle w:val="ListParagraph"/>
              <w:ind w:left="0"/>
              <w:rPr>
                <w:lang w:bidi="ar-AE"/>
              </w:rPr>
            </w:pPr>
          </w:p>
        </w:tc>
        <w:tc>
          <w:tcPr>
            <w:tcW w:w="1170" w:type="dxa"/>
          </w:tcPr>
          <w:p w14:paraId="2B15D35F" w14:textId="77777777" w:rsidR="001D616E" w:rsidRDefault="001D616E" w:rsidP="00025AA5">
            <w:pPr>
              <w:pStyle w:val="ListParagraph"/>
              <w:ind w:left="0"/>
              <w:rPr>
                <w:lang w:bidi="ar-AE"/>
              </w:rPr>
            </w:pPr>
            <w:r w:rsidRPr="0009689E">
              <w:rPr>
                <w:rFonts w:ascii="Tahoma" w:hAnsi="Tahoma" w:cs="Tahoma" w:hint="cs"/>
                <w:sz w:val="24"/>
                <w:szCs w:val="24"/>
                <w:cs/>
                <w:lang w:bidi="th-TH"/>
              </w:rPr>
              <w:t>วัฏจักรน้ำ</w:t>
            </w:r>
            <w:r w:rsidRPr="0009689E">
              <w:rPr>
                <w:sz w:val="24"/>
                <w:szCs w:val="24"/>
                <w:cs/>
                <w:lang w:bidi="th-TH"/>
              </w:rPr>
              <w:t xml:space="preserve"> (</w:t>
            </w:r>
            <w:r w:rsidRPr="0009689E">
              <w:rPr>
                <w:sz w:val="24"/>
                <w:szCs w:val="24"/>
                <w:lang w:bidi="ar-AE"/>
              </w:rPr>
              <w:t>Water Cycle</w:t>
            </w:r>
            <w:r>
              <w:rPr>
                <w:lang w:bidi="ar-AE"/>
              </w:rPr>
              <w:t xml:space="preserve"> )</w:t>
            </w:r>
          </w:p>
        </w:tc>
        <w:tc>
          <w:tcPr>
            <w:tcW w:w="2245" w:type="dxa"/>
          </w:tcPr>
          <w:p w14:paraId="7F5AB614" w14:textId="77777777" w:rsidR="001D616E" w:rsidRDefault="001D616E" w:rsidP="00025AA5">
            <w:pPr>
              <w:pStyle w:val="ListParagraph"/>
              <w:ind w:left="0"/>
              <w:rPr>
                <w:lang w:bidi="ar-AE"/>
              </w:rPr>
            </w:pPr>
            <w:r>
              <w:rPr>
                <w:lang w:bidi="ar-AE"/>
              </w:rPr>
              <w:t>VR Water Cycle tour and game (Our app)</w:t>
            </w:r>
          </w:p>
        </w:tc>
      </w:tr>
      <w:tr w:rsidR="001D616E" w14:paraId="100B77CB" w14:textId="77777777" w:rsidTr="00025AA5">
        <w:tc>
          <w:tcPr>
            <w:tcW w:w="2430" w:type="dxa"/>
          </w:tcPr>
          <w:p w14:paraId="11568B39" w14:textId="77777777" w:rsidR="001D616E" w:rsidRDefault="001D616E" w:rsidP="00025AA5">
            <w:pPr>
              <w:pStyle w:val="ListParagraph"/>
              <w:ind w:left="0"/>
              <w:rPr>
                <w:lang w:bidi="ar-AE"/>
              </w:rPr>
            </w:pPr>
            <w:r>
              <w:rPr>
                <w:lang w:bidi="ar-AE"/>
              </w:rPr>
              <w:t>VR app</w:t>
            </w:r>
          </w:p>
        </w:tc>
        <w:tc>
          <w:tcPr>
            <w:tcW w:w="1260" w:type="dxa"/>
          </w:tcPr>
          <w:p w14:paraId="4027BA90" w14:textId="77777777" w:rsidR="001D616E" w:rsidRDefault="001D616E" w:rsidP="00025AA5">
            <w:pPr>
              <w:pStyle w:val="ListParagraph"/>
              <w:ind w:left="0"/>
              <w:rPr>
                <w:lang w:bidi="ar-AE"/>
              </w:rPr>
            </w:pPr>
            <w:r>
              <w:rPr>
                <w:lang w:bidi="ar-AE"/>
              </w:rPr>
              <w:sym w:font="Wingdings" w:char="F0FC"/>
            </w:r>
          </w:p>
        </w:tc>
        <w:tc>
          <w:tcPr>
            <w:tcW w:w="1133" w:type="dxa"/>
          </w:tcPr>
          <w:p w14:paraId="4F2CEA46" w14:textId="77777777" w:rsidR="001D616E" w:rsidRDefault="001D616E" w:rsidP="00025AA5">
            <w:pPr>
              <w:pStyle w:val="ListParagraph"/>
              <w:ind w:left="0"/>
              <w:rPr>
                <w:lang w:bidi="ar-AE"/>
              </w:rPr>
            </w:pPr>
            <w:r>
              <w:rPr>
                <w:lang w:bidi="ar-AE"/>
              </w:rPr>
              <w:sym w:font="Wingdings" w:char="F0FC"/>
            </w:r>
          </w:p>
        </w:tc>
        <w:tc>
          <w:tcPr>
            <w:tcW w:w="1027" w:type="dxa"/>
          </w:tcPr>
          <w:p w14:paraId="09244F9B" w14:textId="77777777" w:rsidR="001D616E" w:rsidRDefault="001D616E" w:rsidP="00025AA5">
            <w:pPr>
              <w:pStyle w:val="ListParagraph"/>
              <w:ind w:left="0"/>
              <w:rPr>
                <w:lang w:bidi="ar-AE"/>
              </w:rPr>
            </w:pPr>
          </w:p>
        </w:tc>
        <w:tc>
          <w:tcPr>
            <w:tcW w:w="1170" w:type="dxa"/>
          </w:tcPr>
          <w:p w14:paraId="510EAE6C" w14:textId="77777777" w:rsidR="001D616E" w:rsidRDefault="001D616E" w:rsidP="00025AA5">
            <w:pPr>
              <w:pStyle w:val="ListParagraph"/>
              <w:ind w:left="0"/>
              <w:rPr>
                <w:lang w:bidi="ar-AE"/>
              </w:rPr>
            </w:pPr>
          </w:p>
        </w:tc>
        <w:tc>
          <w:tcPr>
            <w:tcW w:w="2245" w:type="dxa"/>
          </w:tcPr>
          <w:p w14:paraId="3B463928" w14:textId="77777777" w:rsidR="001D616E" w:rsidRDefault="001D616E" w:rsidP="00025AA5">
            <w:pPr>
              <w:pStyle w:val="ListParagraph"/>
              <w:ind w:left="0"/>
              <w:rPr>
                <w:lang w:bidi="ar-AE"/>
              </w:rPr>
            </w:pPr>
            <w:r>
              <w:rPr>
                <w:lang w:bidi="ar-AE"/>
              </w:rPr>
              <w:sym w:font="Wingdings" w:char="F0FC"/>
            </w:r>
          </w:p>
        </w:tc>
      </w:tr>
      <w:tr w:rsidR="001D616E" w14:paraId="1EA6F763" w14:textId="77777777" w:rsidTr="00025AA5">
        <w:tc>
          <w:tcPr>
            <w:tcW w:w="2430" w:type="dxa"/>
          </w:tcPr>
          <w:p w14:paraId="22FF6C6E" w14:textId="77777777" w:rsidR="001D616E" w:rsidRDefault="001D616E" w:rsidP="00025AA5">
            <w:pPr>
              <w:pStyle w:val="ListParagraph"/>
              <w:ind w:left="0"/>
              <w:rPr>
                <w:lang w:bidi="ar-AE"/>
              </w:rPr>
            </w:pPr>
            <w:r>
              <w:rPr>
                <w:lang w:bidi="ar-AE"/>
              </w:rPr>
              <w:t>Interactivity implementation</w:t>
            </w:r>
          </w:p>
        </w:tc>
        <w:tc>
          <w:tcPr>
            <w:tcW w:w="1260" w:type="dxa"/>
          </w:tcPr>
          <w:p w14:paraId="3BEF8EF4" w14:textId="77777777" w:rsidR="001D616E" w:rsidRDefault="001D616E" w:rsidP="00025AA5">
            <w:pPr>
              <w:pStyle w:val="ListParagraph"/>
              <w:ind w:left="0"/>
              <w:rPr>
                <w:lang w:bidi="ar-AE"/>
              </w:rPr>
            </w:pPr>
            <w:r>
              <w:rPr>
                <w:lang w:bidi="ar-AE"/>
              </w:rPr>
              <w:sym w:font="Wingdings" w:char="F0FC"/>
            </w:r>
          </w:p>
        </w:tc>
        <w:tc>
          <w:tcPr>
            <w:tcW w:w="1133" w:type="dxa"/>
          </w:tcPr>
          <w:p w14:paraId="704BFC0E" w14:textId="77777777" w:rsidR="001D616E" w:rsidRDefault="001D616E" w:rsidP="00025AA5">
            <w:pPr>
              <w:pStyle w:val="ListParagraph"/>
              <w:ind w:left="0"/>
              <w:rPr>
                <w:lang w:bidi="ar-AE"/>
              </w:rPr>
            </w:pPr>
            <w:r>
              <w:rPr>
                <w:lang w:bidi="ar-AE"/>
              </w:rPr>
              <w:sym w:font="Wingdings" w:char="F0FC"/>
            </w:r>
          </w:p>
        </w:tc>
        <w:tc>
          <w:tcPr>
            <w:tcW w:w="1027" w:type="dxa"/>
          </w:tcPr>
          <w:p w14:paraId="2E11A7FD" w14:textId="77777777" w:rsidR="001D616E" w:rsidRDefault="001D616E" w:rsidP="00025AA5">
            <w:pPr>
              <w:pStyle w:val="ListParagraph"/>
              <w:ind w:left="0"/>
              <w:rPr>
                <w:lang w:bidi="ar-AE"/>
              </w:rPr>
            </w:pPr>
          </w:p>
        </w:tc>
        <w:tc>
          <w:tcPr>
            <w:tcW w:w="1170" w:type="dxa"/>
          </w:tcPr>
          <w:p w14:paraId="766654F9" w14:textId="77777777" w:rsidR="001D616E" w:rsidRDefault="001D616E" w:rsidP="00025AA5">
            <w:pPr>
              <w:pStyle w:val="ListParagraph"/>
              <w:ind w:left="0"/>
              <w:rPr>
                <w:lang w:bidi="ar-AE"/>
              </w:rPr>
            </w:pPr>
          </w:p>
        </w:tc>
        <w:tc>
          <w:tcPr>
            <w:tcW w:w="2245" w:type="dxa"/>
          </w:tcPr>
          <w:p w14:paraId="4ED6B9E9" w14:textId="77777777" w:rsidR="001D616E" w:rsidRDefault="001D616E" w:rsidP="00025AA5">
            <w:pPr>
              <w:pStyle w:val="ListParagraph"/>
              <w:ind w:left="0"/>
              <w:rPr>
                <w:lang w:bidi="ar-AE"/>
              </w:rPr>
            </w:pPr>
            <w:r>
              <w:rPr>
                <w:lang w:bidi="ar-AE"/>
              </w:rPr>
              <w:sym w:font="Wingdings" w:char="F0FC"/>
            </w:r>
          </w:p>
        </w:tc>
      </w:tr>
      <w:tr w:rsidR="001D616E" w14:paraId="372F68A0" w14:textId="77777777" w:rsidTr="00025AA5">
        <w:tc>
          <w:tcPr>
            <w:tcW w:w="2430" w:type="dxa"/>
          </w:tcPr>
          <w:p w14:paraId="066D5F58" w14:textId="77777777" w:rsidR="001D616E" w:rsidRDefault="001D616E" w:rsidP="00025AA5">
            <w:pPr>
              <w:pStyle w:val="ListParagraph"/>
              <w:ind w:left="0"/>
              <w:rPr>
                <w:lang w:bidi="ar-AE"/>
              </w:rPr>
            </w:pPr>
            <w:r>
              <w:rPr>
                <w:lang w:bidi="ar-AE"/>
              </w:rPr>
              <w:t>Main menu</w:t>
            </w:r>
          </w:p>
        </w:tc>
        <w:tc>
          <w:tcPr>
            <w:tcW w:w="1260" w:type="dxa"/>
          </w:tcPr>
          <w:p w14:paraId="2CEF664C" w14:textId="77777777" w:rsidR="001D616E" w:rsidRDefault="001D616E" w:rsidP="00025AA5">
            <w:pPr>
              <w:pStyle w:val="ListParagraph"/>
              <w:ind w:left="0"/>
              <w:rPr>
                <w:lang w:bidi="ar-AE"/>
              </w:rPr>
            </w:pPr>
          </w:p>
        </w:tc>
        <w:tc>
          <w:tcPr>
            <w:tcW w:w="1133" w:type="dxa"/>
          </w:tcPr>
          <w:p w14:paraId="77343557" w14:textId="77777777" w:rsidR="001D616E" w:rsidRDefault="001D616E" w:rsidP="00025AA5">
            <w:pPr>
              <w:pStyle w:val="ListParagraph"/>
              <w:ind w:left="0"/>
              <w:rPr>
                <w:lang w:bidi="ar-AE"/>
              </w:rPr>
            </w:pPr>
            <w:r>
              <w:rPr>
                <w:lang w:bidi="ar-AE"/>
              </w:rPr>
              <w:sym w:font="Wingdings" w:char="F0FC"/>
            </w:r>
          </w:p>
        </w:tc>
        <w:tc>
          <w:tcPr>
            <w:tcW w:w="1027" w:type="dxa"/>
          </w:tcPr>
          <w:p w14:paraId="28EF529A" w14:textId="77777777" w:rsidR="001D616E" w:rsidRDefault="001D616E" w:rsidP="00025AA5">
            <w:pPr>
              <w:pStyle w:val="ListParagraph"/>
              <w:ind w:left="0"/>
              <w:rPr>
                <w:lang w:bidi="ar-AE"/>
              </w:rPr>
            </w:pPr>
            <w:r>
              <w:rPr>
                <w:lang w:bidi="ar-AE"/>
              </w:rPr>
              <w:sym w:font="Wingdings" w:char="F0FC"/>
            </w:r>
          </w:p>
        </w:tc>
        <w:tc>
          <w:tcPr>
            <w:tcW w:w="1170" w:type="dxa"/>
          </w:tcPr>
          <w:p w14:paraId="0040AB80" w14:textId="77777777" w:rsidR="001D616E" w:rsidRDefault="001D616E" w:rsidP="00025AA5">
            <w:pPr>
              <w:pStyle w:val="ListParagraph"/>
              <w:ind w:left="0"/>
              <w:rPr>
                <w:lang w:bidi="ar-AE"/>
              </w:rPr>
            </w:pPr>
            <w:r>
              <w:rPr>
                <w:lang w:bidi="ar-AE"/>
              </w:rPr>
              <w:sym w:font="Wingdings" w:char="F0FC"/>
            </w:r>
          </w:p>
        </w:tc>
        <w:tc>
          <w:tcPr>
            <w:tcW w:w="2245" w:type="dxa"/>
          </w:tcPr>
          <w:p w14:paraId="4C0000E7" w14:textId="77777777" w:rsidR="001D616E" w:rsidRDefault="001D616E" w:rsidP="00025AA5">
            <w:pPr>
              <w:pStyle w:val="ListParagraph"/>
              <w:ind w:left="0"/>
              <w:rPr>
                <w:lang w:bidi="ar-AE"/>
              </w:rPr>
            </w:pPr>
            <w:r>
              <w:rPr>
                <w:lang w:bidi="ar-AE"/>
              </w:rPr>
              <w:sym w:font="Wingdings" w:char="F0FC"/>
            </w:r>
          </w:p>
        </w:tc>
      </w:tr>
      <w:tr w:rsidR="001D616E" w14:paraId="0EFB8983" w14:textId="77777777" w:rsidTr="00025AA5">
        <w:tc>
          <w:tcPr>
            <w:tcW w:w="2430" w:type="dxa"/>
          </w:tcPr>
          <w:p w14:paraId="30CD87A9" w14:textId="77777777" w:rsidR="001D616E" w:rsidRDefault="001D616E" w:rsidP="00025AA5">
            <w:pPr>
              <w:pStyle w:val="ListParagraph"/>
              <w:ind w:left="0"/>
              <w:rPr>
                <w:lang w:bidi="ar-AE"/>
              </w:rPr>
            </w:pPr>
            <w:r>
              <w:rPr>
                <w:lang w:bidi="ar-AE"/>
              </w:rPr>
              <w:t>Phase Explanatory text</w:t>
            </w:r>
          </w:p>
        </w:tc>
        <w:tc>
          <w:tcPr>
            <w:tcW w:w="1260" w:type="dxa"/>
          </w:tcPr>
          <w:p w14:paraId="57DA2773" w14:textId="77777777" w:rsidR="001D616E" w:rsidRDefault="001D616E" w:rsidP="00025AA5">
            <w:pPr>
              <w:pStyle w:val="ListParagraph"/>
              <w:ind w:left="0"/>
              <w:rPr>
                <w:lang w:bidi="ar-AE"/>
              </w:rPr>
            </w:pPr>
            <w:r>
              <w:rPr>
                <w:lang w:bidi="ar-AE"/>
              </w:rPr>
              <w:sym w:font="Wingdings" w:char="F0FC"/>
            </w:r>
          </w:p>
        </w:tc>
        <w:tc>
          <w:tcPr>
            <w:tcW w:w="1133" w:type="dxa"/>
          </w:tcPr>
          <w:p w14:paraId="67284470" w14:textId="77777777" w:rsidR="001D616E" w:rsidRDefault="001D616E" w:rsidP="00025AA5">
            <w:pPr>
              <w:pStyle w:val="ListParagraph"/>
              <w:ind w:left="0"/>
              <w:rPr>
                <w:lang w:bidi="ar-AE"/>
              </w:rPr>
            </w:pPr>
          </w:p>
        </w:tc>
        <w:tc>
          <w:tcPr>
            <w:tcW w:w="1027" w:type="dxa"/>
          </w:tcPr>
          <w:p w14:paraId="0ED6587A" w14:textId="77777777" w:rsidR="001D616E" w:rsidRDefault="001D616E" w:rsidP="00025AA5">
            <w:pPr>
              <w:pStyle w:val="ListParagraph"/>
              <w:ind w:left="0"/>
              <w:rPr>
                <w:lang w:bidi="ar-AE"/>
              </w:rPr>
            </w:pPr>
            <w:r>
              <w:rPr>
                <w:lang w:bidi="ar-AE"/>
              </w:rPr>
              <w:sym w:font="Wingdings" w:char="F0FC"/>
            </w:r>
          </w:p>
        </w:tc>
        <w:tc>
          <w:tcPr>
            <w:tcW w:w="1170" w:type="dxa"/>
          </w:tcPr>
          <w:p w14:paraId="500D075A" w14:textId="77777777" w:rsidR="001D616E" w:rsidRDefault="001D616E" w:rsidP="00025AA5">
            <w:pPr>
              <w:pStyle w:val="ListParagraph"/>
              <w:ind w:left="0"/>
              <w:rPr>
                <w:lang w:bidi="ar-AE"/>
              </w:rPr>
            </w:pPr>
            <w:r>
              <w:rPr>
                <w:lang w:bidi="ar-AE"/>
              </w:rPr>
              <w:sym w:font="Wingdings" w:char="F0FC"/>
            </w:r>
          </w:p>
        </w:tc>
        <w:tc>
          <w:tcPr>
            <w:tcW w:w="2245" w:type="dxa"/>
          </w:tcPr>
          <w:p w14:paraId="1EDFE908" w14:textId="77777777" w:rsidR="001D616E" w:rsidRDefault="001D616E" w:rsidP="00025AA5">
            <w:pPr>
              <w:pStyle w:val="ListParagraph"/>
              <w:ind w:left="0"/>
              <w:rPr>
                <w:lang w:bidi="ar-AE"/>
              </w:rPr>
            </w:pPr>
            <w:r>
              <w:rPr>
                <w:lang w:bidi="ar-AE"/>
              </w:rPr>
              <w:sym w:font="Wingdings" w:char="F0FC"/>
            </w:r>
          </w:p>
        </w:tc>
      </w:tr>
      <w:tr w:rsidR="001D616E" w14:paraId="465A4793" w14:textId="77777777" w:rsidTr="00025AA5">
        <w:tc>
          <w:tcPr>
            <w:tcW w:w="2430" w:type="dxa"/>
          </w:tcPr>
          <w:p w14:paraId="62D72381" w14:textId="77777777" w:rsidR="001D616E" w:rsidRDefault="001D616E" w:rsidP="00025AA5">
            <w:pPr>
              <w:pStyle w:val="ListParagraph"/>
              <w:ind w:left="0"/>
              <w:rPr>
                <w:lang w:bidi="ar-AE"/>
              </w:rPr>
            </w:pPr>
            <w:r>
              <w:rPr>
                <w:lang w:bidi="ar-AE"/>
              </w:rPr>
              <w:t>Guided tour</w:t>
            </w:r>
          </w:p>
        </w:tc>
        <w:tc>
          <w:tcPr>
            <w:tcW w:w="1260" w:type="dxa"/>
          </w:tcPr>
          <w:p w14:paraId="7279FF8D" w14:textId="77777777" w:rsidR="001D616E" w:rsidRDefault="001D616E" w:rsidP="00025AA5">
            <w:pPr>
              <w:pStyle w:val="ListParagraph"/>
              <w:ind w:left="0"/>
              <w:rPr>
                <w:lang w:bidi="ar-AE"/>
              </w:rPr>
            </w:pPr>
            <w:r>
              <w:rPr>
                <w:lang w:bidi="ar-AE"/>
              </w:rPr>
              <w:sym w:font="Wingdings" w:char="F0FC"/>
            </w:r>
          </w:p>
        </w:tc>
        <w:tc>
          <w:tcPr>
            <w:tcW w:w="1133" w:type="dxa"/>
          </w:tcPr>
          <w:p w14:paraId="4D4DAF72" w14:textId="77777777" w:rsidR="001D616E" w:rsidRDefault="001D616E" w:rsidP="00025AA5">
            <w:pPr>
              <w:pStyle w:val="ListParagraph"/>
              <w:ind w:left="0"/>
              <w:rPr>
                <w:lang w:bidi="ar-AE"/>
              </w:rPr>
            </w:pPr>
            <w:r>
              <w:rPr>
                <w:lang w:bidi="ar-AE"/>
              </w:rPr>
              <w:sym w:font="Wingdings" w:char="F0FC"/>
            </w:r>
          </w:p>
        </w:tc>
        <w:tc>
          <w:tcPr>
            <w:tcW w:w="1027" w:type="dxa"/>
          </w:tcPr>
          <w:p w14:paraId="38507F8E" w14:textId="77777777" w:rsidR="001D616E" w:rsidRDefault="001D616E" w:rsidP="00025AA5">
            <w:pPr>
              <w:pStyle w:val="ListParagraph"/>
              <w:ind w:left="0"/>
              <w:rPr>
                <w:lang w:bidi="ar-AE"/>
              </w:rPr>
            </w:pPr>
          </w:p>
        </w:tc>
        <w:tc>
          <w:tcPr>
            <w:tcW w:w="1170" w:type="dxa"/>
          </w:tcPr>
          <w:p w14:paraId="033A4DF2" w14:textId="77777777" w:rsidR="001D616E" w:rsidRDefault="001D616E" w:rsidP="00025AA5">
            <w:pPr>
              <w:pStyle w:val="ListParagraph"/>
              <w:ind w:left="0"/>
              <w:rPr>
                <w:lang w:bidi="ar-AE"/>
              </w:rPr>
            </w:pPr>
          </w:p>
        </w:tc>
        <w:tc>
          <w:tcPr>
            <w:tcW w:w="2245" w:type="dxa"/>
          </w:tcPr>
          <w:p w14:paraId="6ECCEAD8" w14:textId="77777777" w:rsidR="001D616E" w:rsidRDefault="001D616E" w:rsidP="00025AA5">
            <w:pPr>
              <w:pStyle w:val="ListParagraph"/>
              <w:ind w:left="0"/>
              <w:rPr>
                <w:lang w:bidi="ar-AE"/>
              </w:rPr>
            </w:pPr>
            <w:r>
              <w:rPr>
                <w:lang w:bidi="ar-AE"/>
              </w:rPr>
              <w:sym w:font="Wingdings" w:char="F0FC"/>
            </w:r>
          </w:p>
        </w:tc>
      </w:tr>
      <w:tr w:rsidR="001D616E" w14:paraId="3235CFF1" w14:textId="77777777" w:rsidTr="00025AA5">
        <w:tc>
          <w:tcPr>
            <w:tcW w:w="2430" w:type="dxa"/>
          </w:tcPr>
          <w:p w14:paraId="10789A90" w14:textId="77777777" w:rsidR="001D616E" w:rsidRDefault="001D616E" w:rsidP="00025AA5">
            <w:pPr>
              <w:pStyle w:val="ListParagraph"/>
              <w:ind w:left="0"/>
              <w:rPr>
                <w:lang w:bidi="ar-AE"/>
              </w:rPr>
            </w:pPr>
            <w:r>
              <w:rPr>
                <w:lang w:bidi="ar-AE"/>
              </w:rPr>
              <w:t>Educative Game</w:t>
            </w:r>
          </w:p>
        </w:tc>
        <w:tc>
          <w:tcPr>
            <w:tcW w:w="1260" w:type="dxa"/>
          </w:tcPr>
          <w:p w14:paraId="7DCE36B6" w14:textId="77777777" w:rsidR="001D616E" w:rsidRDefault="001D616E" w:rsidP="00025AA5">
            <w:pPr>
              <w:pStyle w:val="ListParagraph"/>
              <w:ind w:left="0"/>
              <w:rPr>
                <w:lang w:bidi="ar-AE"/>
              </w:rPr>
            </w:pPr>
          </w:p>
        </w:tc>
        <w:tc>
          <w:tcPr>
            <w:tcW w:w="1133" w:type="dxa"/>
          </w:tcPr>
          <w:p w14:paraId="6B15F15B" w14:textId="77777777" w:rsidR="001D616E" w:rsidRDefault="001D616E" w:rsidP="00025AA5">
            <w:pPr>
              <w:pStyle w:val="ListParagraph"/>
              <w:ind w:left="0"/>
              <w:rPr>
                <w:lang w:bidi="ar-AE"/>
              </w:rPr>
            </w:pPr>
          </w:p>
        </w:tc>
        <w:tc>
          <w:tcPr>
            <w:tcW w:w="1027" w:type="dxa"/>
          </w:tcPr>
          <w:p w14:paraId="43D91909" w14:textId="77777777" w:rsidR="001D616E" w:rsidRDefault="001D616E" w:rsidP="00025AA5">
            <w:pPr>
              <w:pStyle w:val="ListParagraph"/>
              <w:ind w:left="0"/>
              <w:rPr>
                <w:lang w:bidi="ar-AE"/>
              </w:rPr>
            </w:pPr>
            <w:r>
              <w:rPr>
                <w:lang w:bidi="ar-AE"/>
              </w:rPr>
              <w:sym w:font="Wingdings" w:char="F0FC"/>
            </w:r>
          </w:p>
        </w:tc>
        <w:tc>
          <w:tcPr>
            <w:tcW w:w="1170" w:type="dxa"/>
          </w:tcPr>
          <w:p w14:paraId="7AA2342D" w14:textId="77777777" w:rsidR="001D616E" w:rsidRDefault="001D616E" w:rsidP="00025AA5">
            <w:pPr>
              <w:pStyle w:val="ListParagraph"/>
              <w:ind w:left="0"/>
              <w:rPr>
                <w:lang w:bidi="ar-AE"/>
              </w:rPr>
            </w:pPr>
            <w:r>
              <w:rPr>
                <w:lang w:bidi="ar-AE"/>
              </w:rPr>
              <w:sym w:font="Wingdings" w:char="F0FC"/>
            </w:r>
          </w:p>
        </w:tc>
        <w:tc>
          <w:tcPr>
            <w:tcW w:w="2245" w:type="dxa"/>
          </w:tcPr>
          <w:p w14:paraId="3BB88E3F" w14:textId="77777777" w:rsidR="001D616E" w:rsidRDefault="001D616E" w:rsidP="00025AA5">
            <w:pPr>
              <w:pStyle w:val="ListParagraph"/>
              <w:ind w:left="0"/>
              <w:rPr>
                <w:lang w:bidi="ar-AE"/>
              </w:rPr>
            </w:pPr>
            <w:r>
              <w:rPr>
                <w:lang w:bidi="ar-AE"/>
              </w:rPr>
              <w:sym w:font="Wingdings" w:char="F0FC"/>
            </w:r>
          </w:p>
        </w:tc>
      </w:tr>
      <w:tr w:rsidR="001D616E" w14:paraId="00441DC9" w14:textId="77777777" w:rsidTr="00025AA5">
        <w:tc>
          <w:tcPr>
            <w:tcW w:w="2430" w:type="dxa"/>
          </w:tcPr>
          <w:p w14:paraId="55772E36" w14:textId="77777777" w:rsidR="001D616E" w:rsidRDefault="001D616E" w:rsidP="00025AA5">
            <w:pPr>
              <w:pStyle w:val="ListParagraph"/>
              <w:ind w:left="0"/>
              <w:rPr>
                <w:lang w:bidi="ar-AE"/>
              </w:rPr>
            </w:pPr>
            <w:r>
              <w:rPr>
                <w:lang w:bidi="ar-AE"/>
              </w:rPr>
              <w:t>Animation</w:t>
            </w:r>
          </w:p>
        </w:tc>
        <w:tc>
          <w:tcPr>
            <w:tcW w:w="1260" w:type="dxa"/>
          </w:tcPr>
          <w:p w14:paraId="5834A967" w14:textId="77777777" w:rsidR="001D616E" w:rsidRDefault="001D616E" w:rsidP="00025AA5">
            <w:pPr>
              <w:pStyle w:val="ListParagraph"/>
              <w:ind w:left="0"/>
              <w:rPr>
                <w:lang w:bidi="ar-AE"/>
              </w:rPr>
            </w:pPr>
            <w:r>
              <w:rPr>
                <w:lang w:bidi="ar-AE"/>
              </w:rPr>
              <w:sym w:font="Wingdings" w:char="F0FC"/>
            </w:r>
          </w:p>
        </w:tc>
        <w:tc>
          <w:tcPr>
            <w:tcW w:w="1133" w:type="dxa"/>
          </w:tcPr>
          <w:p w14:paraId="7753C1CF" w14:textId="77777777" w:rsidR="001D616E" w:rsidRDefault="001D616E" w:rsidP="00025AA5">
            <w:pPr>
              <w:pStyle w:val="ListParagraph"/>
              <w:ind w:left="0"/>
              <w:rPr>
                <w:lang w:bidi="ar-AE"/>
              </w:rPr>
            </w:pPr>
            <w:r>
              <w:rPr>
                <w:lang w:bidi="ar-AE"/>
              </w:rPr>
              <w:sym w:font="Wingdings" w:char="F0FC"/>
            </w:r>
          </w:p>
        </w:tc>
        <w:tc>
          <w:tcPr>
            <w:tcW w:w="1027" w:type="dxa"/>
          </w:tcPr>
          <w:p w14:paraId="633F29E4" w14:textId="77777777" w:rsidR="001D616E" w:rsidRDefault="001D616E" w:rsidP="00025AA5">
            <w:pPr>
              <w:pStyle w:val="ListParagraph"/>
              <w:ind w:left="0"/>
              <w:rPr>
                <w:lang w:bidi="ar-AE"/>
              </w:rPr>
            </w:pPr>
            <w:r>
              <w:rPr>
                <w:lang w:bidi="ar-AE"/>
              </w:rPr>
              <w:sym w:font="Wingdings" w:char="F0FC"/>
            </w:r>
          </w:p>
        </w:tc>
        <w:tc>
          <w:tcPr>
            <w:tcW w:w="1170" w:type="dxa"/>
          </w:tcPr>
          <w:p w14:paraId="09370E3C" w14:textId="77777777" w:rsidR="001D616E" w:rsidRDefault="001D616E" w:rsidP="00025AA5">
            <w:pPr>
              <w:pStyle w:val="ListParagraph"/>
              <w:ind w:left="0"/>
              <w:rPr>
                <w:lang w:bidi="ar-AE"/>
              </w:rPr>
            </w:pPr>
            <w:r>
              <w:rPr>
                <w:lang w:bidi="ar-AE"/>
              </w:rPr>
              <w:sym w:font="Wingdings" w:char="F0FC"/>
            </w:r>
          </w:p>
        </w:tc>
        <w:tc>
          <w:tcPr>
            <w:tcW w:w="2245" w:type="dxa"/>
          </w:tcPr>
          <w:p w14:paraId="2029D7AF" w14:textId="77777777" w:rsidR="001D616E" w:rsidRDefault="001D616E" w:rsidP="00025AA5">
            <w:pPr>
              <w:pStyle w:val="ListParagraph"/>
              <w:ind w:left="0"/>
              <w:rPr>
                <w:lang w:bidi="ar-AE"/>
              </w:rPr>
            </w:pPr>
            <w:r>
              <w:rPr>
                <w:lang w:bidi="ar-AE"/>
              </w:rPr>
              <w:sym w:font="Wingdings" w:char="F0FC"/>
            </w:r>
          </w:p>
        </w:tc>
      </w:tr>
      <w:tr w:rsidR="001D616E" w14:paraId="6EC62E2F" w14:textId="77777777" w:rsidTr="00025AA5">
        <w:tc>
          <w:tcPr>
            <w:tcW w:w="2430" w:type="dxa"/>
          </w:tcPr>
          <w:p w14:paraId="503746E4" w14:textId="77777777" w:rsidR="001D616E" w:rsidRDefault="001D616E" w:rsidP="00025AA5">
            <w:pPr>
              <w:pStyle w:val="ListParagraph"/>
              <w:ind w:left="0"/>
              <w:rPr>
                <w:lang w:bidi="ar-AE"/>
              </w:rPr>
            </w:pPr>
            <w:r>
              <w:rPr>
                <w:lang w:bidi="ar-AE"/>
              </w:rPr>
              <w:t>Robot companion</w:t>
            </w:r>
          </w:p>
        </w:tc>
        <w:tc>
          <w:tcPr>
            <w:tcW w:w="1260" w:type="dxa"/>
          </w:tcPr>
          <w:p w14:paraId="73A76C5F" w14:textId="77777777" w:rsidR="001D616E" w:rsidRDefault="001D616E" w:rsidP="00025AA5">
            <w:pPr>
              <w:pStyle w:val="ListParagraph"/>
              <w:ind w:left="0"/>
              <w:rPr>
                <w:lang w:bidi="ar-AE"/>
              </w:rPr>
            </w:pPr>
          </w:p>
        </w:tc>
        <w:tc>
          <w:tcPr>
            <w:tcW w:w="1133" w:type="dxa"/>
          </w:tcPr>
          <w:p w14:paraId="78F5750A" w14:textId="77777777" w:rsidR="001D616E" w:rsidRDefault="001D616E" w:rsidP="00025AA5">
            <w:pPr>
              <w:pStyle w:val="ListParagraph"/>
              <w:ind w:left="0"/>
              <w:rPr>
                <w:lang w:bidi="ar-AE"/>
              </w:rPr>
            </w:pPr>
          </w:p>
        </w:tc>
        <w:tc>
          <w:tcPr>
            <w:tcW w:w="1027" w:type="dxa"/>
          </w:tcPr>
          <w:p w14:paraId="7B97FCA3" w14:textId="77777777" w:rsidR="001D616E" w:rsidRDefault="001D616E" w:rsidP="00025AA5">
            <w:pPr>
              <w:pStyle w:val="ListParagraph"/>
              <w:ind w:left="0"/>
              <w:rPr>
                <w:lang w:bidi="ar-AE"/>
              </w:rPr>
            </w:pPr>
          </w:p>
        </w:tc>
        <w:tc>
          <w:tcPr>
            <w:tcW w:w="1170" w:type="dxa"/>
          </w:tcPr>
          <w:p w14:paraId="10C3EABC" w14:textId="77777777" w:rsidR="001D616E" w:rsidRDefault="001D616E" w:rsidP="00025AA5">
            <w:pPr>
              <w:pStyle w:val="ListParagraph"/>
              <w:ind w:left="0"/>
              <w:rPr>
                <w:lang w:bidi="ar-AE"/>
              </w:rPr>
            </w:pPr>
          </w:p>
        </w:tc>
        <w:tc>
          <w:tcPr>
            <w:tcW w:w="2245" w:type="dxa"/>
          </w:tcPr>
          <w:p w14:paraId="4710E8F7" w14:textId="77777777" w:rsidR="001D616E" w:rsidRDefault="001D616E" w:rsidP="00025AA5">
            <w:pPr>
              <w:pStyle w:val="ListParagraph"/>
              <w:ind w:left="0"/>
              <w:rPr>
                <w:lang w:bidi="ar-AE"/>
              </w:rPr>
            </w:pPr>
            <w:r>
              <w:rPr>
                <w:lang w:bidi="ar-AE"/>
              </w:rPr>
              <w:sym w:font="Wingdings" w:char="F0FC"/>
            </w:r>
          </w:p>
        </w:tc>
      </w:tr>
      <w:tr w:rsidR="001D616E" w14:paraId="413A4172" w14:textId="77777777" w:rsidTr="00025AA5">
        <w:tc>
          <w:tcPr>
            <w:tcW w:w="2430" w:type="dxa"/>
          </w:tcPr>
          <w:p w14:paraId="43E6B4D7" w14:textId="77777777" w:rsidR="001D616E" w:rsidRDefault="001D616E" w:rsidP="00025AA5">
            <w:pPr>
              <w:pStyle w:val="ListParagraph"/>
              <w:ind w:left="0"/>
              <w:rPr>
                <w:lang w:bidi="ar-AE"/>
              </w:rPr>
            </w:pPr>
            <w:r>
              <w:rPr>
                <w:lang w:bidi="ar-AE"/>
              </w:rPr>
              <w:t>Text to speech implementation</w:t>
            </w:r>
          </w:p>
        </w:tc>
        <w:tc>
          <w:tcPr>
            <w:tcW w:w="1260" w:type="dxa"/>
          </w:tcPr>
          <w:p w14:paraId="04B46803" w14:textId="77777777" w:rsidR="001D616E" w:rsidRDefault="001D616E" w:rsidP="00025AA5">
            <w:pPr>
              <w:pStyle w:val="ListParagraph"/>
              <w:ind w:left="0"/>
              <w:rPr>
                <w:lang w:bidi="ar-AE"/>
              </w:rPr>
            </w:pPr>
          </w:p>
        </w:tc>
        <w:tc>
          <w:tcPr>
            <w:tcW w:w="1133" w:type="dxa"/>
          </w:tcPr>
          <w:p w14:paraId="1806EEA5" w14:textId="77777777" w:rsidR="001D616E" w:rsidRDefault="001D616E" w:rsidP="00025AA5">
            <w:pPr>
              <w:pStyle w:val="ListParagraph"/>
              <w:ind w:left="0"/>
              <w:rPr>
                <w:lang w:bidi="ar-AE"/>
              </w:rPr>
            </w:pPr>
            <w:r>
              <w:rPr>
                <w:lang w:bidi="ar-AE"/>
              </w:rPr>
              <w:sym w:font="Wingdings" w:char="F0FC"/>
            </w:r>
          </w:p>
        </w:tc>
        <w:tc>
          <w:tcPr>
            <w:tcW w:w="1027" w:type="dxa"/>
          </w:tcPr>
          <w:p w14:paraId="5CFDE238" w14:textId="77777777" w:rsidR="001D616E" w:rsidRDefault="001D616E" w:rsidP="00025AA5">
            <w:pPr>
              <w:pStyle w:val="ListParagraph"/>
              <w:ind w:left="0"/>
              <w:rPr>
                <w:lang w:bidi="ar-AE"/>
              </w:rPr>
            </w:pPr>
          </w:p>
        </w:tc>
        <w:tc>
          <w:tcPr>
            <w:tcW w:w="1170" w:type="dxa"/>
          </w:tcPr>
          <w:p w14:paraId="12DC539D" w14:textId="77777777" w:rsidR="001D616E" w:rsidRDefault="001D616E" w:rsidP="00025AA5">
            <w:pPr>
              <w:pStyle w:val="ListParagraph"/>
              <w:ind w:left="0"/>
              <w:rPr>
                <w:lang w:bidi="ar-AE"/>
              </w:rPr>
            </w:pPr>
            <w:r>
              <w:rPr>
                <w:lang w:bidi="ar-AE"/>
              </w:rPr>
              <w:sym w:font="Wingdings" w:char="F0FC"/>
            </w:r>
          </w:p>
        </w:tc>
        <w:tc>
          <w:tcPr>
            <w:tcW w:w="2245" w:type="dxa"/>
          </w:tcPr>
          <w:p w14:paraId="29807CA3" w14:textId="77777777" w:rsidR="001D616E" w:rsidRDefault="001D616E" w:rsidP="00743A16">
            <w:pPr>
              <w:pStyle w:val="ListParagraph"/>
              <w:keepNext/>
              <w:ind w:left="0"/>
              <w:rPr>
                <w:lang w:bidi="ar-AE"/>
              </w:rPr>
            </w:pPr>
          </w:p>
        </w:tc>
      </w:tr>
    </w:tbl>
    <w:p w14:paraId="790E3681" w14:textId="76CB9597" w:rsidR="00F10876" w:rsidRPr="00F10876" w:rsidRDefault="00743A16" w:rsidP="005435F7">
      <w:pPr>
        <w:pStyle w:val="Caption"/>
      </w:pPr>
      <w:bookmarkStart w:id="77" w:name="_Toc14835710"/>
      <w:bookmarkStart w:id="78" w:name="_Toc14836137"/>
      <w:bookmarkStart w:id="79" w:name="_Toc15285277"/>
      <w:bookmarkStart w:id="80" w:name="_Toc15285395"/>
      <w:bookmarkStart w:id="81" w:name="_Toc15285499"/>
      <w:bookmarkStart w:id="82" w:name="_Toc15285593"/>
      <w:r>
        <w:t xml:space="preserve">Table </w:t>
      </w:r>
      <w:r w:rsidR="005435F7">
        <w:t>2</w:t>
      </w:r>
      <w:r>
        <w:t>.1: Comparison table between our app and similar apps</w:t>
      </w:r>
      <w:bookmarkEnd w:id="77"/>
      <w:bookmarkEnd w:id="78"/>
      <w:bookmarkEnd w:id="79"/>
      <w:bookmarkEnd w:id="80"/>
      <w:bookmarkEnd w:id="81"/>
      <w:bookmarkEnd w:id="82"/>
    </w:p>
    <w:p w14:paraId="34328834" w14:textId="11A01546" w:rsidR="0094490B" w:rsidRDefault="0094490B" w:rsidP="0094490B">
      <w:pPr>
        <w:pStyle w:val="ListParagraph"/>
        <w:ind w:left="360"/>
        <w:rPr>
          <w:sz w:val="24"/>
          <w:szCs w:val="24"/>
        </w:rPr>
      </w:pPr>
    </w:p>
    <w:p w14:paraId="455CE4DD" w14:textId="49847F44" w:rsidR="0094490B" w:rsidRDefault="0094490B" w:rsidP="003C0AE9">
      <w:pPr>
        <w:pStyle w:val="ListParagraph"/>
        <w:ind w:left="360"/>
        <w:jc w:val="center"/>
        <w:rPr>
          <w:sz w:val="24"/>
          <w:szCs w:val="24"/>
        </w:rPr>
      </w:pPr>
    </w:p>
    <w:p w14:paraId="7B133DE0" w14:textId="2C39A2FA" w:rsidR="001D616E" w:rsidRDefault="001D616E" w:rsidP="003C0AE9">
      <w:pPr>
        <w:pStyle w:val="ListParagraph"/>
        <w:ind w:left="360"/>
        <w:jc w:val="center"/>
        <w:rPr>
          <w:sz w:val="24"/>
          <w:szCs w:val="24"/>
        </w:rPr>
      </w:pPr>
    </w:p>
    <w:p w14:paraId="3A2E1A2D" w14:textId="15AF0385" w:rsidR="001D616E" w:rsidRDefault="001D616E" w:rsidP="003C0AE9">
      <w:pPr>
        <w:pStyle w:val="ListParagraph"/>
        <w:ind w:left="360"/>
        <w:jc w:val="center"/>
        <w:rPr>
          <w:sz w:val="24"/>
          <w:szCs w:val="24"/>
        </w:rPr>
      </w:pPr>
    </w:p>
    <w:p w14:paraId="7626D09E" w14:textId="4A1E2C4B" w:rsidR="001D616E" w:rsidRDefault="001D616E" w:rsidP="003C0AE9">
      <w:pPr>
        <w:pStyle w:val="ListParagraph"/>
        <w:ind w:left="360"/>
        <w:jc w:val="center"/>
        <w:rPr>
          <w:sz w:val="24"/>
          <w:szCs w:val="24"/>
        </w:rPr>
      </w:pPr>
    </w:p>
    <w:p w14:paraId="02960C7F" w14:textId="516A100B" w:rsidR="001D616E" w:rsidRDefault="001D616E" w:rsidP="003C0AE9">
      <w:pPr>
        <w:pStyle w:val="ListParagraph"/>
        <w:ind w:left="360"/>
        <w:jc w:val="center"/>
        <w:rPr>
          <w:sz w:val="24"/>
          <w:szCs w:val="24"/>
        </w:rPr>
      </w:pPr>
    </w:p>
    <w:p w14:paraId="6CF660C5" w14:textId="42EB5031" w:rsidR="001D616E" w:rsidRDefault="001D616E" w:rsidP="003C0AE9">
      <w:pPr>
        <w:pStyle w:val="ListParagraph"/>
        <w:ind w:left="360"/>
        <w:jc w:val="center"/>
        <w:rPr>
          <w:sz w:val="24"/>
          <w:szCs w:val="24"/>
        </w:rPr>
      </w:pPr>
    </w:p>
    <w:p w14:paraId="58702D8F" w14:textId="6290A4E8" w:rsidR="001D616E" w:rsidRDefault="001D616E" w:rsidP="003C0AE9">
      <w:pPr>
        <w:pStyle w:val="ListParagraph"/>
        <w:ind w:left="360"/>
        <w:jc w:val="center"/>
        <w:rPr>
          <w:sz w:val="24"/>
          <w:szCs w:val="24"/>
        </w:rPr>
      </w:pPr>
    </w:p>
    <w:p w14:paraId="62134FF1" w14:textId="19EEAD77" w:rsidR="001D616E" w:rsidRDefault="001D616E" w:rsidP="003C0AE9">
      <w:pPr>
        <w:pStyle w:val="ListParagraph"/>
        <w:ind w:left="360"/>
        <w:jc w:val="center"/>
        <w:rPr>
          <w:sz w:val="24"/>
          <w:szCs w:val="24"/>
        </w:rPr>
      </w:pPr>
    </w:p>
    <w:p w14:paraId="74816AB2" w14:textId="23E71EE9" w:rsidR="001D616E" w:rsidRDefault="001D616E" w:rsidP="003C0AE9">
      <w:pPr>
        <w:pStyle w:val="ListParagraph"/>
        <w:ind w:left="360"/>
        <w:jc w:val="center"/>
        <w:rPr>
          <w:sz w:val="24"/>
          <w:szCs w:val="24"/>
        </w:rPr>
      </w:pPr>
    </w:p>
    <w:p w14:paraId="74998803" w14:textId="4103E435" w:rsidR="001D616E" w:rsidRDefault="001D616E" w:rsidP="003C0AE9">
      <w:pPr>
        <w:pStyle w:val="ListParagraph"/>
        <w:ind w:left="360"/>
        <w:jc w:val="center"/>
        <w:rPr>
          <w:sz w:val="24"/>
          <w:szCs w:val="24"/>
        </w:rPr>
      </w:pPr>
    </w:p>
    <w:p w14:paraId="4D56AEAD" w14:textId="1178127E" w:rsidR="001D616E" w:rsidRDefault="001D616E" w:rsidP="003C0AE9">
      <w:pPr>
        <w:pStyle w:val="ListParagraph"/>
        <w:ind w:left="360"/>
        <w:jc w:val="center"/>
        <w:rPr>
          <w:sz w:val="24"/>
          <w:szCs w:val="24"/>
        </w:rPr>
      </w:pPr>
    </w:p>
    <w:p w14:paraId="466A37FA" w14:textId="73F2413E" w:rsidR="001D616E" w:rsidRDefault="001D616E" w:rsidP="003C0AE9">
      <w:pPr>
        <w:pStyle w:val="ListParagraph"/>
        <w:ind w:left="360"/>
        <w:jc w:val="center"/>
        <w:rPr>
          <w:sz w:val="24"/>
          <w:szCs w:val="24"/>
        </w:rPr>
      </w:pPr>
    </w:p>
    <w:p w14:paraId="2FBDD60B" w14:textId="20C93AD7" w:rsidR="001D616E" w:rsidRDefault="001D616E" w:rsidP="003C0AE9">
      <w:pPr>
        <w:pStyle w:val="ListParagraph"/>
        <w:ind w:left="360"/>
        <w:jc w:val="center"/>
        <w:rPr>
          <w:sz w:val="24"/>
          <w:szCs w:val="24"/>
        </w:rPr>
      </w:pPr>
    </w:p>
    <w:p w14:paraId="57C183E7" w14:textId="54BAB7B2" w:rsidR="001D616E" w:rsidRPr="00AB46F1" w:rsidRDefault="007A4CEF" w:rsidP="00AB46F1">
      <w:pPr>
        <w:rPr>
          <w:sz w:val="24"/>
          <w:szCs w:val="24"/>
        </w:rPr>
      </w:pPr>
      <w:r>
        <w:rPr>
          <w:sz w:val="24"/>
          <w:szCs w:val="24"/>
        </w:rPr>
        <w:br w:type="page"/>
      </w:r>
    </w:p>
    <w:p w14:paraId="767858D1" w14:textId="2AF55B1C" w:rsidR="00366ABE" w:rsidRPr="00AB46F1" w:rsidRDefault="003C0AE9" w:rsidP="00AB46F1">
      <w:pPr>
        <w:pStyle w:val="Heading1"/>
        <w:jc w:val="center"/>
        <w:rPr>
          <w:b/>
          <w:bCs/>
          <w:color w:val="auto"/>
        </w:rPr>
      </w:pPr>
      <w:bookmarkStart w:id="83" w:name="_Toc15329552"/>
      <w:r w:rsidRPr="00AB46F1">
        <w:rPr>
          <w:b/>
          <w:bCs/>
          <w:color w:val="auto"/>
        </w:rPr>
        <w:lastRenderedPageBreak/>
        <w:t>Chapter 3</w:t>
      </w:r>
      <w:r w:rsidR="00AB46F1" w:rsidRPr="00AB46F1">
        <w:rPr>
          <w:b/>
          <w:bCs/>
          <w:color w:val="auto"/>
        </w:rPr>
        <w:t>: Requirements Analysis</w:t>
      </w:r>
      <w:bookmarkEnd w:id="83"/>
    </w:p>
    <w:p w14:paraId="51450733" w14:textId="77777777" w:rsidR="001D616E" w:rsidRPr="001D616E" w:rsidRDefault="001D616E" w:rsidP="001D616E">
      <w:pPr>
        <w:pStyle w:val="ListParagraph"/>
        <w:numPr>
          <w:ilvl w:val="0"/>
          <w:numId w:val="14"/>
        </w:numPr>
        <w:rPr>
          <w:vanish/>
          <w:sz w:val="24"/>
          <w:szCs w:val="24"/>
        </w:rPr>
      </w:pPr>
    </w:p>
    <w:p w14:paraId="7AEBC953" w14:textId="77777777" w:rsidR="001D616E" w:rsidRPr="001D616E" w:rsidRDefault="001D616E" w:rsidP="001D616E">
      <w:pPr>
        <w:pStyle w:val="ListParagraph"/>
        <w:numPr>
          <w:ilvl w:val="0"/>
          <w:numId w:val="14"/>
        </w:numPr>
        <w:rPr>
          <w:vanish/>
          <w:sz w:val="24"/>
          <w:szCs w:val="24"/>
        </w:rPr>
      </w:pPr>
    </w:p>
    <w:p w14:paraId="3B5A2258" w14:textId="620EFBEA" w:rsidR="00FE30EC" w:rsidRPr="00482EEC" w:rsidRDefault="00482EEC" w:rsidP="00482EEC">
      <w:pPr>
        <w:pStyle w:val="Heading2"/>
        <w:rPr>
          <w:b/>
          <w:bCs/>
          <w:color w:val="auto"/>
          <w:sz w:val="28"/>
          <w:szCs w:val="28"/>
        </w:rPr>
      </w:pPr>
      <w:bookmarkStart w:id="84" w:name="_Toc15329553"/>
      <w:r>
        <w:rPr>
          <w:b/>
          <w:bCs/>
          <w:color w:val="auto"/>
          <w:sz w:val="28"/>
          <w:szCs w:val="28"/>
        </w:rPr>
        <w:t xml:space="preserve">3.1 </w:t>
      </w:r>
      <w:ins w:id="85" w:author="Microsoft Office User" w:date="2019-07-23T15:53:00Z">
        <w:r w:rsidR="00677415" w:rsidRPr="00482EEC">
          <w:rPr>
            <w:b/>
            <w:bCs/>
            <w:color w:val="auto"/>
            <w:sz w:val="28"/>
            <w:szCs w:val="28"/>
          </w:rPr>
          <w:t>Introduction</w:t>
        </w:r>
      </w:ins>
      <w:bookmarkEnd w:id="84"/>
    </w:p>
    <w:p w14:paraId="0FE12B1D" w14:textId="36352F12" w:rsidR="00D06BDA" w:rsidRPr="005C3450" w:rsidRDefault="00D06BDA" w:rsidP="005C3450">
      <w:pPr>
        <w:rPr>
          <w:sz w:val="24"/>
          <w:szCs w:val="24"/>
        </w:rPr>
      </w:pPr>
      <w:r w:rsidRPr="00482EEC">
        <w:rPr>
          <w:sz w:val="24"/>
          <w:szCs w:val="24"/>
        </w:rPr>
        <w:t>In this chapter we will discuss more about the functional and nonfunctional requirements of the application. Use case diagram and table along with system sequence diagram that will give a brief detail of the requirements and how it will be further implemented</w:t>
      </w:r>
      <w:r w:rsidR="005252E5">
        <w:rPr>
          <w:sz w:val="24"/>
          <w:szCs w:val="24"/>
        </w:rPr>
        <w:t>.</w:t>
      </w:r>
    </w:p>
    <w:p w14:paraId="7A8E73EA" w14:textId="3D083245" w:rsidR="00366ABE" w:rsidRPr="00482EEC" w:rsidRDefault="00482EEC" w:rsidP="00482EEC">
      <w:pPr>
        <w:pStyle w:val="Heading2"/>
        <w:rPr>
          <w:b/>
          <w:bCs/>
          <w:color w:val="auto"/>
          <w:sz w:val="28"/>
          <w:szCs w:val="28"/>
        </w:rPr>
      </w:pPr>
      <w:bookmarkStart w:id="86" w:name="_Toc15329554"/>
      <w:r>
        <w:rPr>
          <w:b/>
          <w:bCs/>
          <w:color w:val="auto"/>
          <w:sz w:val="28"/>
          <w:szCs w:val="28"/>
        </w:rPr>
        <w:t xml:space="preserve">3.2 </w:t>
      </w:r>
      <w:r w:rsidR="003C0AE9" w:rsidRPr="00482EEC">
        <w:rPr>
          <w:b/>
          <w:bCs/>
          <w:color w:val="auto"/>
          <w:sz w:val="28"/>
          <w:szCs w:val="28"/>
        </w:rPr>
        <w:t>Functional Requirements</w:t>
      </w:r>
      <w:bookmarkEnd w:id="86"/>
    </w:p>
    <w:p w14:paraId="286E7BCB" w14:textId="7A4C0751" w:rsidR="00D06BDA" w:rsidRPr="005252E5" w:rsidRDefault="00677415" w:rsidP="00482EEC">
      <w:pPr>
        <w:autoSpaceDE w:val="0"/>
        <w:autoSpaceDN w:val="0"/>
        <w:adjustRightInd w:val="0"/>
        <w:spacing w:after="0" w:line="240" w:lineRule="auto"/>
        <w:rPr>
          <w:rFonts w:cstheme="minorHAnsi"/>
          <w:color w:val="000000"/>
          <w:sz w:val="24"/>
          <w:szCs w:val="24"/>
        </w:rPr>
      </w:pPr>
      <w:ins w:id="87" w:author="Microsoft Office User" w:date="2019-07-23T15:54:00Z">
        <w:r w:rsidRPr="005252E5">
          <w:rPr>
            <w:rFonts w:cstheme="minorHAnsi"/>
            <w:color w:val="000000"/>
            <w:sz w:val="24"/>
            <w:szCs w:val="24"/>
          </w:rPr>
          <w:t xml:space="preserve">The following are the functional </w:t>
        </w:r>
      </w:ins>
      <w:r w:rsidR="00CA7128" w:rsidRPr="005252E5">
        <w:rPr>
          <w:rFonts w:cstheme="minorHAnsi"/>
          <w:color w:val="000000"/>
          <w:sz w:val="24"/>
          <w:szCs w:val="24"/>
        </w:rPr>
        <w:t>requirements</w:t>
      </w:r>
      <w:ins w:id="88" w:author="Microsoft Office User" w:date="2019-07-23T15:54:00Z">
        <w:r w:rsidRPr="005252E5">
          <w:rPr>
            <w:rFonts w:cstheme="minorHAnsi"/>
            <w:color w:val="000000"/>
            <w:sz w:val="24"/>
            <w:szCs w:val="24"/>
          </w:rPr>
          <w:t xml:space="preserve"> of our system. The requirements are divided into three modules:</w:t>
        </w:r>
      </w:ins>
    </w:p>
    <w:p w14:paraId="5E340430" w14:textId="77777777"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Main Menu:</w:t>
      </w:r>
    </w:p>
    <w:p w14:paraId="47F45420" w14:textId="5ED61EBF"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R1: The application shall allow user to select Tour Guide/Game or Exit the application</w:t>
      </w:r>
    </w:p>
    <w:p w14:paraId="31450FDC" w14:textId="77777777" w:rsidR="00EF1111" w:rsidRPr="005252E5" w:rsidRDefault="00EF1111" w:rsidP="00D06BDA">
      <w:pPr>
        <w:autoSpaceDE w:val="0"/>
        <w:autoSpaceDN w:val="0"/>
        <w:adjustRightInd w:val="0"/>
        <w:spacing w:after="0" w:line="240" w:lineRule="auto"/>
        <w:ind w:firstLine="360"/>
        <w:rPr>
          <w:rFonts w:cstheme="minorHAnsi"/>
          <w:color w:val="000000"/>
          <w:sz w:val="24"/>
          <w:szCs w:val="24"/>
        </w:rPr>
      </w:pPr>
    </w:p>
    <w:p w14:paraId="580C26BA" w14:textId="0C919456"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Tour Guide:</w:t>
      </w:r>
    </w:p>
    <w:p w14:paraId="1ABD38F8" w14:textId="2FF1A2D0"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R2: The application shall guide the user with </w:t>
      </w:r>
      <w:r w:rsidR="00D06BDA" w:rsidRPr="005252E5">
        <w:rPr>
          <w:rFonts w:cstheme="minorHAnsi"/>
          <w:color w:val="000000"/>
          <w:sz w:val="24"/>
          <w:szCs w:val="24"/>
        </w:rPr>
        <w:t>robot companion.</w:t>
      </w:r>
    </w:p>
    <w:p w14:paraId="6DC4424D" w14:textId="77777777"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R3: The application shall pass the user through all the water cycle phases.</w:t>
      </w:r>
    </w:p>
    <w:p w14:paraId="5B087572" w14:textId="51C1954D" w:rsidR="00CA7128"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R4: The application shall allow user to look around. </w:t>
      </w:r>
    </w:p>
    <w:p w14:paraId="0A8993F3" w14:textId="77777777" w:rsidR="00D06BDA" w:rsidRPr="005252E5" w:rsidRDefault="00D06BDA" w:rsidP="00D06BDA">
      <w:pPr>
        <w:pStyle w:val="ListParagraph"/>
        <w:autoSpaceDE w:val="0"/>
        <w:autoSpaceDN w:val="0"/>
        <w:adjustRightInd w:val="0"/>
        <w:spacing w:after="0" w:line="240" w:lineRule="auto"/>
        <w:rPr>
          <w:rFonts w:cstheme="minorHAnsi"/>
          <w:color w:val="000000"/>
          <w:sz w:val="24"/>
          <w:szCs w:val="24"/>
        </w:rPr>
      </w:pPr>
    </w:p>
    <w:p w14:paraId="06AB3FAD" w14:textId="5911311C"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Mini Game:</w:t>
      </w:r>
    </w:p>
    <w:p w14:paraId="0395E7DA" w14:textId="6FEF7B64"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R5: The application shall allow user to move player as needed.</w:t>
      </w:r>
    </w:p>
    <w:p w14:paraId="4B4D8CED" w14:textId="6DDFB409"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R6: The application shall limit user gameplay time.</w:t>
      </w:r>
    </w:p>
    <w:p w14:paraId="3A0AA20C" w14:textId="2ECF0F2E"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R7: The application must record user gameplay time for high score.</w:t>
      </w:r>
    </w:p>
    <w:p w14:paraId="2D1C976F" w14:textId="77777777" w:rsidR="00D06BDA" w:rsidRPr="00D06BDA" w:rsidRDefault="00D06BDA" w:rsidP="00D06BDA">
      <w:pPr>
        <w:autoSpaceDE w:val="0"/>
        <w:autoSpaceDN w:val="0"/>
        <w:adjustRightInd w:val="0"/>
        <w:spacing w:after="0" w:line="240" w:lineRule="auto"/>
        <w:rPr>
          <w:rFonts w:ascii="Calibri" w:hAnsi="Calibri" w:cs="Calibri"/>
          <w:color w:val="000000"/>
          <w:sz w:val="24"/>
          <w:szCs w:val="24"/>
        </w:rPr>
      </w:pPr>
    </w:p>
    <w:p w14:paraId="7142D914" w14:textId="17472475" w:rsidR="004D5F0C" w:rsidRPr="00482EEC" w:rsidRDefault="00482EEC" w:rsidP="00482EEC">
      <w:pPr>
        <w:pStyle w:val="Heading2"/>
        <w:rPr>
          <w:b/>
          <w:bCs/>
          <w:color w:val="auto"/>
          <w:sz w:val="28"/>
          <w:szCs w:val="28"/>
        </w:rPr>
      </w:pPr>
      <w:bookmarkStart w:id="89" w:name="_Toc15329555"/>
      <w:r>
        <w:rPr>
          <w:b/>
          <w:bCs/>
          <w:color w:val="auto"/>
          <w:sz w:val="28"/>
          <w:szCs w:val="28"/>
        </w:rPr>
        <w:t xml:space="preserve">3.3 </w:t>
      </w:r>
      <w:r w:rsidR="004D5F0C" w:rsidRPr="00482EEC">
        <w:rPr>
          <w:b/>
          <w:bCs/>
          <w:color w:val="auto"/>
          <w:sz w:val="28"/>
          <w:szCs w:val="28"/>
        </w:rPr>
        <w:t>Non-Functional Requirements</w:t>
      </w:r>
      <w:bookmarkEnd w:id="89"/>
    </w:p>
    <w:p w14:paraId="2C1EF6CA" w14:textId="3AEE74FB" w:rsidR="005C3450" w:rsidRDefault="00F81E81" w:rsidP="00366ABE">
      <w:pPr>
        <w:autoSpaceDE w:val="0"/>
        <w:autoSpaceDN w:val="0"/>
        <w:adjustRightInd w:val="0"/>
        <w:spacing w:after="0" w:line="240" w:lineRule="auto"/>
        <w:rPr>
          <w:rFonts w:ascii="Calibri" w:hAnsi="Calibri" w:cs="Calibri"/>
          <w:color w:val="000000"/>
          <w:sz w:val="24"/>
          <w:szCs w:val="24"/>
        </w:rPr>
      </w:pPr>
      <w:r w:rsidRPr="00D06BDA">
        <w:rPr>
          <w:rFonts w:ascii="Calibri" w:hAnsi="Calibri" w:cs="Calibri"/>
          <w:color w:val="000000"/>
          <w:sz w:val="24"/>
          <w:szCs w:val="24"/>
        </w:rPr>
        <w:t xml:space="preserve">The </w:t>
      </w:r>
      <w:r w:rsidR="00762D34">
        <w:rPr>
          <w:rFonts w:ascii="Calibri" w:hAnsi="Calibri" w:cs="Calibri"/>
          <w:color w:val="000000"/>
          <w:sz w:val="24"/>
          <w:szCs w:val="24"/>
        </w:rPr>
        <w:t>a</w:t>
      </w:r>
      <w:r w:rsidRPr="00D06BDA">
        <w:rPr>
          <w:rFonts w:ascii="Calibri" w:hAnsi="Calibri" w:cs="Calibri"/>
          <w:color w:val="000000"/>
          <w:sz w:val="24"/>
          <w:szCs w:val="24"/>
        </w:rPr>
        <w:t>pp</w:t>
      </w:r>
      <w:r w:rsidR="00762D34">
        <w:rPr>
          <w:rFonts w:ascii="Calibri" w:hAnsi="Calibri" w:cs="Calibri"/>
          <w:color w:val="000000"/>
          <w:sz w:val="24"/>
          <w:szCs w:val="24"/>
        </w:rPr>
        <w:t>lication</w:t>
      </w:r>
      <w:r w:rsidR="004D5F0C" w:rsidRPr="00D06BDA">
        <w:rPr>
          <w:rFonts w:ascii="Calibri" w:hAnsi="Calibri" w:cs="Calibri"/>
          <w:color w:val="000000"/>
          <w:sz w:val="24"/>
          <w:szCs w:val="24"/>
        </w:rPr>
        <w:t xml:space="preserve"> must not lag</w:t>
      </w:r>
      <w:r w:rsidRPr="00D06BDA">
        <w:rPr>
          <w:rFonts w:ascii="Calibri" w:hAnsi="Calibri" w:cs="Calibri"/>
          <w:color w:val="000000"/>
          <w:sz w:val="24"/>
          <w:szCs w:val="24"/>
        </w:rPr>
        <w:t xml:space="preserve"> for more than 0.0</w:t>
      </w:r>
      <w:r w:rsidR="00762D34">
        <w:rPr>
          <w:rFonts w:ascii="Calibri" w:hAnsi="Calibri" w:cs="Calibri"/>
          <w:color w:val="000000"/>
          <w:sz w:val="24"/>
          <w:szCs w:val="24"/>
        </w:rPr>
        <w:t>0</w:t>
      </w:r>
      <w:r w:rsidRPr="00D06BDA">
        <w:rPr>
          <w:rFonts w:ascii="Calibri" w:hAnsi="Calibri" w:cs="Calibri"/>
          <w:color w:val="000000"/>
          <w:sz w:val="24"/>
          <w:szCs w:val="24"/>
        </w:rPr>
        <w:t>2 seconds</w:t>
      </w:r>
    </w:p>
    <w:p w14:paraId="315B999C" w14:textId="77777777" w:rsidR="005252E5" w:rsidRDefault="005252E5" w:rsidP="00366ABE">
      <w:pPr>
        <w:autoSpaceDE w:val="0"/>
        <w:autoSpaceDN w:val="0"/>
        <w:adjustRightInd w:val="0"/>
        <w:spacing w:after="0" w:line="240" w:lineRule="auto"/>
        <w:rPr>
          <w:rFonts w:ascii="Calibri" w:hAnsi="Calibri" w:cs="Calibri"/>
          <w:color w:val="000000"/>
          <w:sz w:val="24"/>
          <w:szCs w:val="24"/>
        </w:rPr>
      </w:pPr>
    </w:p>
    <w:p w14:paraId="2A6C2D5D" w14:textId="5E4F99F9" w:rsidR="00413E5D" w:rsidRDefault="00482EEC" w:rsidP="00366ABE">
      <w:pPr>
        <w:autoSpaceDE w:val="0"/>
        <w:autoSpaceDN w:val="0"/>
        <w:adjustRightInd w:val="0"/>
        <w:spacing w:after="0" w:line="240" w:lineRule="auto"/>
        <w:rPr>
          <w:rFonts w:ascii="Calibri" w:hAnsi="Calibri" w:cs="Calibri"/>
          <w:b/>
          <w:bCs/>
          <w:color w:val="000000"/>
          <w:sz w:val="24"/>
          <w:szCs w:val="24"/>
        </w:rPr>
      </w:pPr>
      <w:r w:rsidRPr="00482EEC">
        <w:rPr>
          <w:rFonts w:asciiTheme="majorHAnsi" w:eastAsiaTheme="majorEastAsia" w:hAnsiTheme="majorHAnsi" w:cstheme="majorBidi"/>
          <w:b/>
          <w:bCs/>
          <w:sz w:val="28"/>
          <w:szCs w:val="28"/>
        </w:rPr>
        <w:t xml:space="preserve">3.4 </w:t>
      </w:r>
      <w:r w:rsidR="00413E5D" w:rsidRPr="00482EEC">
        <w:rPr>
          <w:rFonts w:asciiTheme="majorHAnsi" w:eastAsiaTheme="majorEastAsia" w:hAnsiTheme="majorHAnsi" w:cstheme="majorBidi"/>
          <w:b/>
          <w:bCs/>
          <w:sz w:val="28"/>
          <w:szCs w:val="28"/>
        </w:rPr>
        <w:t>Use case diagram</w:t>
      </w:r>
      <w:r w:rsidR="00413E5D" w:rsidRPr="00762D34">
        <w:rPr>
          <w:rFonts w:ascii="Calibri" w:hAnsi="Calibri" w:cs="Calibri"/>
          <w:b/>
          <w:bCs/>
          <w:color w:val="000000"/>
          <w:sz w:val="24"/>
          <w:szCs w:val="24"/>
        </w:rPr>
        <w:t xml:space="preserve"> </w:t>
      </w:r>
    </w:p>
    <w:p w14:paraId="7BD45372" w14:textId="3491ED23" w:rsidR="00FB5903" w:rsidRDefault="00FB5903" w:rsidP="00FB5903">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Main Menu Use Case Diagram</w:t>
      </w:r>
    </w:p>
    <w:p w14:paraId="55F7FFC7" w14:textId="65371EC4" w:rsidR="00413E5D" w:rsidRDefault="004D1432" w:rsidP="00413E5D">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0EA43D2B" wp14:editId="74414603">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68AD8E40" w14:textId="2DC5729A" w:rsidR="008E7D82" w:rsidRPr="00827534" w:rsidRDefault="008E7D82" w:rsidP="004D1432">
                            <w:pPr>
                              <w:pStyle w:val="Caption"/>
                              <w:rPr>
                                <w:noProof/>
                              </w:rPr>
                            </w:pPr>
                            <w:bookmarkStart w:id="90" w:name="_Toc15285500"/>
                            <w:bookmarkStart w:id="91" w:name="_Toc15285594"/>
                            <w:r>
                              <w:t xml:space="preserve">Figure </w:t>
                            </w:r>
                            <w:fldSimple w:instr=" SEQ Figure \* ARABIC ">
                              <w:r>
                                <w:rPr>
                                  <w:noProof/>
                                </w:rPr>
                                <w:t>3</w:t>
                              </w:r>
                            </w:fldSimple>
                            <w:r>
                              <w:t>.1: Main Menu Use Case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43D2B"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" stroked="f">
                <v:textbox style="mso-fit-shape-to-text:t" inset="0,0,0,0">
                  <w:txbxContent>
                    <w:p w14:paraId="68AD8E40" w14:textId="2DC5729A" w:rsidR="008E7D82" w:rsidRPr="00827534" w:rsidRDefault="008E7D82" w:rsidP="004D1432">
                      <w:pPr>
                        <w:pStyle w:val="Caption"/>
                        <w:rPr>
                          <w:noProof/>
                        </w:rPr>
                      </w:pPr>
                      <w:bookmarkStart w:id="92" w:name="_Toc15285500"/>
                      <w:bookmarkStart w:id="93" w:name="_Toc15285594"/>
                      <w:r>
                        <w:t xml:space="preserve">Figure </w:t>
                      </w:r>
                      <w:fldSimple w:instr=" SEQ Figure \* ARABIC ">
                        <w:r>
                          <w:rPr>
                            <w:noProof/>
                          </w:rPr>
                          <w:t>3</w:t>
                        </w:r>
                      </w:fldSimple>
                      <w:r>
                        <w:t>.1: Main Menu Use Case Diagram</w:t>
                      </w:r>
                      <w:bookmarkEnd w:id="92"/>
                      <w:bookmarkEnd w:id="93"/>
                    </w:p>
                  </w:txbxContent>
                </v:textbox>
                <w10:wrap type="topAndBottom"/>
              </v:shape>
            </w:pict>
          </mc:Fallback>
        </mc:AlternateContent>
      </w:r>
      <w:r w:rsidR="000515EE">
        <w:rPr>
          <w:noProof/>
        </w:rPr>
        <w:drawing>
          <wp:anchor distT="0" distB="0" distL="114300" distR="114300" simplePos="0" relativeHeight="251671552" behindDoc="0" locked="0" layoutInCell="1" allowOverlap="1" wp14:anchorId="076339D7" wp14:editId="29CEC124">
            <wp:simplePos x="0" y="0"/>
            <wp:positionH relativeFrom="margin">
              <wp:align>center</wp:align>
            </wp:positionH>
            <wp:positionV relativeFrom="paragraph">
              <wp:posOffset>655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743" t="22857" r="24880" b="13429"/>
                    <a:stretch/>
                  </pic:blipFill>
                  <pic:spPr bwMode="auto">
                    <a:xfrm>
                      <a:off x="0" y="0"/>
                      <a:ext cx="4761230"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52727" w14:textId="332FD4A4" w:rsidR="005548BE" w:rsidRDefault="005548BE" w:rsidP="001D616E">
      <w:pPr>
        <w:autoSpaceDE w:val="0"/>
        <w:autoSpaceDN w:val="0"/>
        <w:adjustRightInd w:val="0"/>
        <w:spacing w:after="0" w:line="240" w:lineRule="auto"/>
        <w:jc w:val="center"/>
        <w:rPr>
          <w:rFonts w:ascii="Calibri" w:hAnsi="Calibri" w:cs="Calibri"/>
          <w:color w:val="000000"/>
          <w:sz w:val="24"/>
          <w:szCs w:val="24"/>
        </w:rPr>
      </w:pPr>
    </w:p>
    <w:tbl>
      <w:tblPr>
        <w:tblStyle w:val="TableGrid"/>
        <w:tblW w:w="0" w:type="auto"/>
        <w:tblLook w:val="04A0" w:firstRow="1" w:lastRow="0" w:firstColumn="1" w:lastColumn="0" w:noHBand="0" w:noVBand="1"/>
      </w:tblPr>
      <w:tblGrid>
        <w:gridCol w:w="4513"/>
        <w:gridCol w:w="4504"/>
      </w:tblGrid>
      <w:tr w:rsidR="00D06BDA" w14:paraId="632B3F4D" w14:textId="77777777" w:rsidTr="00D06BDA">
        <w:tc>
          <w:tcPr>
            <w:tcW w:w="4675" w:type="dxa"/>
          </w:tcPr>
          <w:p w14:paraId="0D3FDE6A" w14:textId="73773C6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w:t>
            </w:r>
            <w:r w:rsidR="005548BE">
              <w:rPr>
                <w:rFonts w:ascii="Calibri" w:hAnsi="Calibri" w:cs="Calibri"/>
                <w:color w:val="000000"/>
                <w:sz w:val="24"/>
                <w:szCs w:val="24"/>
              </w:rPr>
              <w:t>C</w:t>
            </w:r>
            <w:r>
              <w:rPr>
                <w:rFonts w:ascii="Calibri" w:hAnsi="Calibri" w:cs="Calibri"/>
                <w:color w:val="000000"/>
                <w:sz w:val="24"/>
                <w:szCs w:val="24"/>
              </w:rPr>
              <w:t>ase ID</w:t>
            </w:r>
          </w:p>
        </w:tc>
        <w:tc>
          <w:tcPr>
            <w:tcW w:w="4675" w:type="dxa"/>
          </w:tcPr>
          <w:p w14:paraId="66443ED4" w14:textId="2C2BE241"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D06BDA" w14:paraId="2B8BA375" w14:textId="77777777" w:rsidTr="00D06BDA">
        <w:tc>
          <w:tcPr>
            <w:tcW w:w="4675" w:type="dxa"/>
          </w:tcPr>
          <w:p w14:paraId="0D286995" w14:textId="2F02F18F"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Case </w:t>
            </w:r>
            <w:r w:rsidR="00D06BDA">
              <w:rPr>
                <w:rFonts w:ascii="Calibri" w:hAnsi="Calibri" w:cs="Calibri"/>
                <w:color w:val="000000"/>
                <w:sz w:val="24"/>
                <w:szCs w:val="24"/>
              </w:rPr>
              <w:t>Name</w:t>
            </w:r>
          </w:p>
        </w:tc>
        <w:tc>
          <w:tcPr>
            <w:tcW w:w="4675" w:type="dxa"/>
          </w:tcPr>
          <w:p w14:paraId="62672F3A" w14:textId="511734FD"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 Tour Guide</w:t>
            </w:r>
          </w:p>
        </w:tc>
      </w:tr>
      <w:tr w:rsidR="00D06BDA" w14:paraId="4A5F8828" w14:textId="77777777" w:rsidTr="00D06BDA">
        <w:tc>
          <w:tcPr>
            <w:tcW w:w="4675" w:type="dxa"/>
          </w:tcPr>
          <w:p w14:paraId="270A7BC0" w14:textId="30C26FBD"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83A29B9" w14:textId="6E74FDC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D06BDA" w14:paraId="26CF4F6E" w14:textId="77777777" w:rsidTr="00D06BDA">
        <w:tc>
          <w:tcPr>
            <w:tcW w:w="4675" w:type="dxa"/>
          </w:tcPr>
          <w:p w14:paraId="4DF73A3A" w14:textId="03D937DB"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208198CA" w14:textId="1D4E9A3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D06BDA" w14:paraId="4D58E2B3" w14:textId="77777777" w:rsidTr="00D06BDA">
        <w:tc>
          <w:tcPr>
            <w:tcW w:w="4675" w:type="dxa"/>
          </w:tcPr>
          <w:p w14:paraId="7A2704D3" w14:textId="16979AB3"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Pre-Condition</w:t>
            </w:r>
            <w:r w:rsidR="00D06BDA">
              <w:rPr>
                <w:rFonts w:ascii="Calibri" w:hAnsi="Calibri" w:cs="Calibri"/>
                <w:color w:val="000000"/>
                <w:sz w:val="24"/>
                <w:szCs w:val="24"/>
              </w:rPr>
              <w:t xml:space="preserve"> </w:t>
            </w:r>
          </w:p>
        </w:tc>
        <w:tc>
          <w:tcPr>
            <w:tcW w:w="4675" w:type="dxa"/>
          </w:tcPr>
          <w:p w14:paraId="45F11900" w14:textId="584A3C6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D06BDA" w14:paraId="2C6C1CF4" w14:textId="77777777" w:rsidTr="00D06BDA">
        <w:tc>
          <w:tcPr>
            <w:tcW w:w="4675" w:type="dxa"/>
          </w:tcPr>
          <w:p w14:paraId="65FDD4BA" w14:textId="4997A86B"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5D6CC65" w14:textId="14BD51C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Start Tour button for 0.2 seconds </w:t>
            </w:r>
          </w:p>
        </w:tc>
      </w:tr>
      <w:tr w:rsidR="00D06BDA" w14:paraId="02227239" w14:textId="77777777" w:rsidTr="00D06BDA">
        <w:tc>
          <w:tcPr>
            <w:tcW w:w="4675" w:type="dxa"/>
          </w:tcPr>
          <w:p w14:paraId="4A9F8373" w14:textId="4F07D65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4829F34" w14:textId="2805D2DC"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D06BDA" w14:paraId="52C04DA4" w14:textId="77777777" w:rsidTr="00D06BDA">
        <w:tc>
          <w:tcPr>
            <w:tcW w:w="4675" w:type="dxa"/>
          </w:tcPr>
          <w:p w14:paraId="7E84B07F" w14:textId="3397B47A"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4373F665" w14:textId="02770B6E"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D06BDA" w14:paraId="017B5D62" w14:textId="77777777" w:rsidTr="00D06BDA">
        <w:tc>
          <w:tcPr>
            <w:tcW w:w="4675" w:type="dxa"/>
          </w:tcPr>
          <w:p w14:paraId="366F7B53" w14:textId="530E939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6DDAE475" w14:textId="2BFE35B5" w:rsidR="00D06BDA" w:rsidRDefault="005548BE" w:rsidP="00743A16">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EAEBBA" w14:textId="690A939A" w:rsidR="005548BE" w:rsidRPr="005C3450" w:rsidRDefault="00743A16" w:rsidP="005C3450">
      <w:pPr>
        <w:pStyle w:val="Caption"/>
        <w:rPr>
          <w:rFonts w:ascii="Calibri" w:hAnsi="Calibri" w:cs="Calibri"/>
          <w:color w:val="000000"/>
          <w:sz w:val="24"/>
          <w:szCs w:val="24"/>
        </w:rPr>
      </w:pPr>
      <w:bookmarkStart w:id="94" w:name="_Toc14835711"/>
      <w:bookmarkStart w:id="95" w:name="_Toc14836138"/>
      <w:bookmarkStart w:id="96" w:name="_Toc15285279"/>
      <w:bookmarkStart w:id="97" w:name="_Toc15285397"/>
      <w:bookmarkStart w:id="98" w:name="_Toc15285501"/>
      <w:bookmarkStart w:id="99" w:name="_Toc15285595"/>
      <w:r>
        <w:t>Table 3.1: Tour Guide Use-Case</w:t>
      </w:r>
      <w:bookmarkEnd w:id="94"/>
      <w:bookmarkEnd w:id="95"/>
      <w:bookmarkEnd w:id="96"/>
      <w:bookmarkEnd w:id="97"/>
      <w:bookmarkEnd w:id="98"/>
      <w:bookmarkEnd w:id="99"/>
    </w:p>
    <w:tbl>
      <w:tblPr>
        <w:tblStyle w:val="TableGrid"/>
        <w:tblW w:w="0" w:type="auto"/>
        <w:tblLook w:val="04A0" w:firstRow="1" w:lastRow="0" w:firstColumn="1" w:lastColumn="0" w:noHBand="0" w:noVBand="1"/>
      </w:tblPr>
      <w:tblGrid>
        <w:gridCol w:w="4513"/>
        <w:gridCol w:w="4504"/>
      </w:tblGrid>
      <w:tr w:rsidR="005548BE" w14:paraId="6482E3E5" w14:textId="77777777" w:rsidTr="00F02748">
        <w:tc>
          <w:tcPr>
            <w:tcW w:w="4675" w:type="dxa"/>
          </w:tcPr>
          <w:p w14:paraId="013DF25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4085B523" w14:textId="5C8C38A0"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5548BE" w14:paraId="2DF4F0A1" w14:textId="77777777" w:rsidTr="00F02748">
        <w:tc>
          <w:tcPr>
            <w:tcW w:w="4675" w:type="dxa"/>
          </w:tcPr>
          <w:p w14:paraId="0C6DA7E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5CE147D" w14:textId="0CD3F7B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5548BE" w14:paraId="1A71391E" w14:textId="77777777" w:rsidTr="00F02748">
        <w:tc>
          <w:tcPr>
            <w:tcW w:w="4675" w:type="dxa"/>
          </w:tcPr>
          <w:p w14:paraId="28C0159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6C086E02"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5548BE" w14:paraId="78CA6FAF" w14:textId="77777777" w:rsidTr="00F02748">
        <w:tc>
          <w:tcPr>
            <w:tcW w:w="4675" w:type="dxa"/>
          </w:tcPr>
          <w:p w14:paraId="04A8E71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EB5A010"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5548BE" w14:paraId="394B9D41" w14:textId="77777777" w:rsidTr="00F02748">
        <w:tc>
          <w:tcPr>
            <w:tcW w:w="4675" w:type="dxa"/>
          </w:tcPr>
          <w:p w14:paraId="092B7FAB"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64CD7698"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5548BE" w14:paraId="0E69B09C" w14:textId="77777777" w:rsidTr="00F02748">
        <w:tc>
          <w:tcPr>
            <w:tcW w:w="4675" w:type="dxa"/>
          </w:tcPr>
          <w:p w14:paraId="24DCA00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EF31497" w14:textId="0D529805"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w:t>
            </w:r>
            <w:r w:rsidR="00312660">
              <w:rPr>
                <w:rFonts w:ascii="Calibri" w:hAnsi="Calibri" w:cs="Calibri"/>
                <w:color w:val="000000"/>
                <w:sz w:val="24"/>
                <w:szCs w:val="24"/>
              </w:rPr>
              <w:t>Start Game</w:t>
            </w:r>
            <w:r>
              <w:rPr>
                <w:rFonts w:ascii="Calibri" w:hAnsi="Calibri" w:cs="Calibri"/>
                <w:color w:val="000000"/>
                <w:sz w:val="24"/>
                <w:szCs w:val="24"/>
              </w:rPr>
              <w:t xml:space="preserve"> button for 0.2 seconds </w:t>
            </w:r>
          </w:p>
        </w:tc>
      </w:tr>
      <w:tr w:rsidR="005548BE" w14:paraId="53E41EF5" w14:textId="77777777" w:rsidTr="00F02748">
        <w:tc>
          <w:tcPr>
            <w:tcW w:w="4675" w:type="dxa"/>
          </w:tcPr>
          <w:p w14:paraId="07A91CA7"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DBCED2F"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5548BE" w14:paraId="06542ABF" w14:textId="77777777" w:rsidTr="00F02748">
        <w:tc>
          <w:tcPr>
            <w:tcW w:w="4675" w:type="dxa"/>
          </w:tcPr>
          <w:p w14:paraId="718472A5"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12F156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5548BE" w14:paraId="0D07A6CD" w14:textId="77777777" w:rsidTr="00F02748">
        <w:tc>
          <w:tcPr>
            <w:tcW w:w="4675" w:type="dxa"/>
          </w:tcPr>
          <w:p w14:paraId="65F8823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09A7FFA9" w14:textId="77777777" w:rsidR="005548BE" w:rsidRDefault="005548BE"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98B3FE" w14:textId="1E248BD8" w:rsidR="005548BE" w:rsidRDefault="00A27AF2" w:rsidP="00A27AF2">
      <w:pPr>
        <w:pStyle w:val="Caption"/>
        <w:rPr>
          <w:rFonts w:ascii="Calibri" w:hAnsi="Calibri" w:cs="Calibri"/>
          <w:sz w:val="24"/>
          <w:szCs w:val="24"/>
        </w:rPr>
      </w:pPr>
      <w:bookmarkStart w:id="100" w:name="_Toc14836139"/>
      <w:bookmarkStart w:id="101" w:name="_Toc15285280"/>
      <w:bookmarkStart w:id="102" w:name="_Toc15285398"/>
      <w:bookmarkStart w:id="103" w:name="_Toc15285502"/>
      <w:bookmarkStart w:id="104" w:name="_Toc15285596"/>
      <w:r>
        <w:t>Table 3.2: Start Game Use-Case</w:t>
      </w:r>
      <w:bookmarkEnd w:id="100"/>
      <w:bookmarkEnd w:id="101"/>
      <w:bookmarkEnd w:id="102"/>
      <w:bookmarkEnd w:id="103"/>
      <w:bookmarkEnd w:id="104"/>
    </w:p>
    <w:tbl>
      <w:tblPr>
        <w:tblStyle w:val="TableGrid"/>
        <w:tblW w:w="0" w:type="auto"/>
        <w:tblLook w:val="04A0" w:firstRow="1" w:lastRow="0" w:firstColumn="1" w:lastColumn="0" w:noHBand="0" w:noVBand="1"/>
      </w:tblPr>
      <w:tblGrid>
        <w:gridCol w:w="4513"/>
        <w:gridCol w:w="4504"/>
      </w:tblGrid>
      <w:tr w:rsidR="00312660" w14:paraId="5FEE9819" w14:textId="77777777" w:rsidTr="00F02748">
        <w:tc>
          <w:tcPr>
            <w:tcW w:w="4675" w:type="dxa"/>
          </w:tcPr>
          <w:p w14:paraId="7B8029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7ED22BFD" w14:textId="5A2A2C3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312660" w14:paraId="71C0A39C" w14:textId="77777777" w:rsidTr="00F02748">
        <w:tc>
          <w:tcPr>
            <w:tcW w:w="4675" w:type="dxa"/>
          </w:tcPr>
          <w:p w14:paraId="5F4DD56A"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480137A6" w14:textId="49654635"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312660" w14:paraId="22335DE1" w14:textId="77777777" w:rsidTr="00F02748">
        <w:tc>
          <w:tcPr>
            <w:tcW w:w="4675" w:type="dxa"/>
          </w:tcPr>
          <w:p w14:paraId="06517C6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7F1D4D82"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312660" w14:paraId="4EA0F87F" w14:textId="77777777" w:rsidTr="00F02748">
        <w:tc>
          <w:tcPr>
            <w:tcW w:w="4675" w:type="dxa"/>
          </w:tcPr>
          <w:p w14:paraId="27A538B6"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87D6BE5" w14:textId="688FB899"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312660" w14:paraId="4FFF5E4F" w14:textId="77777777" w:rsidTr="00F02748">
        <w:tc>
          <w:tcPr>
            <w:tcW w:w="4675" w:type="dxa"/>
          </w:tcPr>
          <w:p w14:paraId="106A04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E488ABD"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312660" w14:paraId="46E3DEE2" w14:textId="77777777" w:rsidTr="00F02748">
        <w:tc>
          <w:tcPr>
            <w:tcW w:w="4675" w:type="dxa"/>
          </w:tcPr>
          <w:p w14:paraId="12D1DAE3"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7C6F64E" w14:textId="4E0F1DDE"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exit button for 0.2 seconds </w:t>
            </w:r>
          </w:p>
        </w:tc>
      </w:tr>
      <w:tr w:rsidR="00312660" w14:paraId="26241357" w14:textId="77777777" w:rsidTr="00F02748">
        <w:tc>
          <w:tcPr>
            <w:tcW w:w="4675" w:type="dxa"/>
          </w:tcPr>
          <w:p w14:paraId="2EEA680F"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1A6C6C3" w14:textId="11611A2C"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312660" w14:paraId="220D317D" w14:textId="77777777" w:rsidTr="00F02748">
        <w:tc>
          <w:tcPr>
            <w:tcW w:w="4675" w:type="dxa"/>
          </w:tcPr>
          <w:p w14:paraId="5106A4AE"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6E88A45"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312660" w14:paraId="5F795FC5" w14:textId="77777777" w:rsidTr="00F02748">
        <w:tc>
          <w:tcPr>
            <w:tcW w:w="4675" w:type="dxa"/>
          </w:tcPr>
          <w:p w14:paraId="6F3059A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CEB71CC" w14:textId="77777777" w:rsidR="00312660" w:rsidRDefault="00312660"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4E5BFF67" w14:textId="5DE50D25" w:rsidR="00312660" w:rsidRDefault="00A27AF2" w:rsidP="00A27AF2">
      <w:pPr>
        <w:pStyle w:val="Caption"/>
        <w:rPr>
          <w:rFonts w:ascii="Calibri" w:hAnsi="Calibri" w:cs="Calibri"/>
          <w:sz w:val="24"/>
          <w:szCs w:val="24"/>
        </w:rPr>
      </w:pPr>
      <w:bookmarkStart w:id="105" w:name="_Toc14836140"/>
      <w:bookmarkStart w:id="106" w:name="_Toc15285281"/>
      <w:bookmarkStart w:id="107" w:name="_Toc15285399"/>
      <w:bookmarkStart w:id="108" w:name="_Toc15285503"/>
      <w:bookmarkStart w:id="109" w:name="_Toc15285597"/>
      <w:r>
        <w:t>Table 3.3: Exit Use-Case</w:t>
      </w:r>
      <w:bookmarkEnd w:id="105"/>
      <w:bookmarkEnd w:id="106"/>
      <w:bookmarkEnd w:id="107"/>
      <w:bookmarkEnd w:id="108"/>
      <w:bookmarkEnd w:id="109"/>
    </w:p>
    <w:p w14:paraId="285C9A73" w14:textId="55CD73A7" w:rsidR="005548BE" w:rsidRDefault="005548BE" w:rsidP="005548BE">
      <w:pPr>
        <w:tabs>
          <w:tab w:val="left" w:pos="1560"/>
        </w:tabs>
        <w:rPr>
          <w:rFonts w:ascii="Calibri" w:hAnsi="Calibri" w:cs="Calibri"/>
          <w:sz w:val="24"/>
          <w:szCs w:val="24"/>
        </w:rPr>
      </w:pPr>
    </w:p>
    <w:p w14:paraId="45DABF69" w14:textId="73EDEEA4" w:rsidR="005C3450" w:rsidRDefault="005C3450" w:rsidP="005548BE">
      <w:pPr>
        <w:tabs>
          <w:tab w:val="left" w:pos="1560"/>
        </w:tabs>
        <w:rPr>
          <w:rFonts w:ascii="Calibri" w:hAnsi="Calibri" w:cs="Calibri"/>
          <w:sz w:val="24"/>
          <w:szCs w:val="24"/>
        </w:rPr>
      </w:pPr>
    </w:p>
    <w:p w14:paraId="09E8FF12" w14:textId="4A8E01D2" w:rsidR="005C3450" w:rsidRDefault="005C3450" w:rsidP="005548BE">
      <w:pPr>
        <w:tabs>
          <w:tab w:val="left" w:pos="1560"/>
        </w:tabs>
        <w:rPr>
          <w:rFonts w:ascii="Calibri" w:hAnsi="Calibri" w:cs="Calibri"/>
          <w:sz w:val="24"/>
          <w:szCs w:val="24"/>
        </w:rPr>
      </w:pPr>
    </w:p>
    <w:p w14:paraId="44E8BC8A" w14:textId="2F95DF83" w:rsidR="005C3450" w:rsidRDefault="005C3450" w:rsidP="005548BE">
      <w:pPr>
        <w:tabs>
          <w:tab w:val="left" w:pos="1560"/>
        </w:tabs>
        <w:rPr>
          <w:rFonts w:ascii="Calibri" w:hAnsi="Calibri" w:cs="Calibri"/>
          <w:sz w:val="24"/>
          <w:szCs w:val="24"/>
        </w:rPr>
      </w:pPr>
    </w:p>
    <w:p w14:paraId="23AC7537" w14:textId="2A19838B" w:rsidR="005C3450" w:rsidRDefault="005C3450" w:rsidP="005548BE">
      <w:pPr>
        <w:tabs>
          <w:tab w:val="left" w:pos="1560"/>
        </w:tabs>
        <w:rPr>
          <w:rFonts w:ascii="Calibri" w:hAnsi="Calibri" w:cs="Calibri"/>
          <w:sz w:val="24"/>
          <w:szCs w:val="24"/>
        </w:rPr>
      </w:pPr>
    </w:p>
    <w:p w14:paraId="4C7E4E1E" w14:textId="77777777" w:rsidR="005C3450" w:rsidRDefault="005C3450" w:rsidP="005548BE">
      <w:pPr>
        <w:tabs>
          <w:tab w:val="left" w:pos="1560"/>
        </w:tabs>
        <w:rPr>
          <w:rFonts w:ascii="Calibri" w:hAnsi="Calibri" w:cs="Calibri"/>
          <w:sz w:val="24"/>
          <w:szCs w:val="24"/>
        </w:rPr>
      </w:pPr>
    </w:p>
    <w:p w14:paraId="37D07CC3" w14:textId="745AFD31" w:rsidR="00F02748" w:rsidRPr="00FB5903" w:rsidRDefault="00FB5903" w:rsidP="00FB5903">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Game Mode</w:t>
      </w:r>
    </w:p>
    <w:p w14:paraId="444C122A"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376510DD" wp14:editId="5BA1A276">
            <wp:extent cx="4876800" cy="3126154"/>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capstone\screenshot\usccasee2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78" t="23143" r="25682" b="12572"/>
                    <a:stretch/>
                  </pic:blipFill>
                  <pic:spPr bwMode="auto">
                    <a:xfrm>
                      <a:off x="0" y="0"/>
                      <a:ext cx="4881446" cy="3129132"/>
                    </a:xfrm>
                    <a:prstGeom prst="rect">
                      <a:avLst/>
                    </a:prstGeom>
                    <a:noFill/>
                    <a:ln>
                      <a:noFill/>
                    </a:ln>
                    <a:extLst>
                      <a:ext uri="{53640926-AAD7-44D8-BBD7-CCE9431645EC}">
                        <a14:shadowObscured xmlns:a14="http://schemas.microsoft.com/office/drawing/2010/main"/>
                      </a:ext>
                    </a:extLst>
                  </pic:spPr>
                </pic:pic>
              </a:graphicData>
            </a:graphic>
          </wp:inline>
        </w:drawing>
      </w:r>
    </w:p>
    <w:p w14:paraId="00A9C815" w14:textId="2487A35A" w:rsidR="00F02748" w:rsidRPr="005C3450" w:rsidRDefault="00FB5903" w:rsidP="005C3450">
      <w:pPr>
        <w:pStyle w:val="Caption"/>
        <w:rPr>
          <w:rFonts w:ascii="Calibri" w:hAnsi="Calibri" w:cs="Calibri"/>
          <w:color w:val="000000"/>
          <w:sz w:val="24"/>
          <w:szCs w:val="24"/>
        </w:rPr>
      </w:pPr>
      <w:bookmarkStart w:id="110" w:name="_Toc15285504"/>
      <w:bookmarkStart w:id="111" w:name="_Toc15285598"/>
      <w:r>
        <w:t>Figure 3.2: Game Mode Use Case Diagram</w:t>
      </w:r>
      <w:bookmarkEnd w:id="110"/>
      <w:bookmarkEnd w:id="111"/>
    </w:p>
    <w:tbl>
      <w:tblPr>
        <w:tblStyle w:val="TableGrid"/>
        <w:tblW w:w="0" w:type="auto"/>
        <w:tblLook w:val="04A0" w:firstRow="1" w:lastRow="0" w:firstColumn="1" w:lastColumn="0" w:noHBand="0" w:noVBand="1"/>
      </w:tblPr>
      <w:tblGrid>
        <w:gridCol w:w="4513"/>
        <w:gridCol w:w="4504"/>
      </w:tblGrid>
      <w:tr w:rsidR="00F02748" w14:paraId="67C52B63" w14:textId="77777777" w:rsidTr="00F02748">
        <w:tc>
          <w:tcPr>
            <w:tcW w:w="4675" w:type="dxa"/>
          </w:tcPr>
          <w:p w14:paraId="0C6D829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3837E5" w14:textId="4CB28FE8"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F02748" w14:paraId="7E48D532" w14:textId="77777777" w:rsidTr="00F02748">
        <w:tc>
          <w:tcPr>
            <w:tcW w:w="4675" w:type="dxa"/>
          </w:tcPr>
          <w:p w14:paraId="121E59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1575446" w14:textId="4614C7F3"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F02748" w14:paraId="23A3EB65" w14:textId="77777777" w:rsidTr="00F02748">
        <w:tc>
          <w:tcPr>
            <w:tcW w:w="4675" w:type="dxa"/>
          </w:tcPr>
          <w:p w14:paraId="4B27E23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41E25F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2F018CD8" w14:textId="77777777" w:rsidTr="00F02748">
        <w:tc>
          <w:tcPr>
            <w:tcW w:w="4675" w:type="dxa"/>
          </w:tcPr>
          <w:p w14:paraId="628A5A08"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0ACC4A9" w14:textId="729B8B5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F02748" w14:paraId="3763C1AC" w14:textId="77777777" w:rsidTr="00F02748">
        <w:tc>
          <w:tcPr>
            <w:tcW w:w="4675" w:type="dxa"/>
          </w:tcPr>
          <w:p w14:paraId="6985014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B3CAE8D" w14:textId="33C112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2E8ECD39" w14:textId="655F61C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tc>
      </w:tr>
      <w:tr w:rsidR="00F02748" w14:paraId="4FB563E8" w14:textId="77777777" w:rsidTr="00F02748">
        <w:tc>
          <w:tcPr>
            <w:tcW w:w="4675" w:type="dxa"/>
          </w:tcPr>
          <w:p w14:paraId="0909C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6EFFC78" w14:textId="73EED51F"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moves the player as needed to complete mission</w:t>
            </w:r>
          </w:p>
        </w:tc>
      </w:tr>
      <w:tr w:rsidR="00F02748" w14:paraId="082A319D" w14:textId="77777777" w:rsidTr="00F02748">
        <w:tc>
          <w:tcPr>
            <w:tcW w:w="4675" w:type="dxa"/>
          </w:tcPr>
          <w:p w14:paraId="7CC68CB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811A66A" w14:textId="0431C9E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F02748" w14:paraId="4AA42196" w14:textId="77777777" w:rsidTr="00F02748">
        <w:tc>
          <w:tcPr>
            <w:tcW w:w="4675" w:type="dxa"/>
          </w:tcPr>
          <w:p w14:paraId="55BE063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6022075" w14:textId="092B64DC" w:rsidR="00F02748" w:rsidRPr="00F02748" w:rsidRDefault="00F02748" w:rsidP="00F02748">
            <w:pPr>
              <w:autoSpaceDE w:val="0"/>
              <w:autoSpaceDN w:val="0"/>
              <w:adjustRightInd w:val="0"/>
              <w:rPr>
                <w:rFonts w:ascii="Calibri" w:hAnsi="Calibri" w:cs="Calibri"/>
                <w:color w:val="000000"/>
                <w:sz w:val="24"/>
                <w:szCs w:val="24"/>
              </w:rPr>
            </w:pPr>
            <w:r w:rsidRPr="00F02748">
              <w:rPr>
                <w:rFonts w:ascii="Calibri" w:hAnsi="Calibri" w:cs="Calibri"/>
                <w:color w:val="000000"/>
                <w:sz w:val="24"/>
                <w:szCs w:val="24"/>
              </w:rPr>
              <w:t>1.</w:t>
            </w:r>
            <w:r>
              <w:rPr>
                <w:rFonts w:ascii="Calibri" w:hAnsi="Calibri" w:cs="Calibri"/>
                <w:color w:val="000000"/>
                <w:sz w:val="24"/>
                <w:szCs w:val="24"/>
              </w:rPr>
              <w:t xml:space="preserve"> </w:t>
            </w:r>
            <w:r w:rsidRPr="00F02748">
              <w:rPr>
                <w:rFonts w:ascii="Calibri" w:hAnsi="Calibri" w:cs="Calibri"/>
                <w:color w:val="000000"/>
                <w:sz w:val="24"/>
                <w:szCs w:val="24"/>
              </w:rPr>
              <w:t>User fails to complete mission in time provided</w:t>
            </w:r>
          </w:p>
        </w:tc>
      </w:tr>
      <w:tr w:rsidR="00F02748" w14:paraId="5B0CABDF" w14:textId="77777777" w:rsidTr="00F02748">
        <w:tc>
          <w:tcPr>
            <w:tcW w:w="4675" w:type="dxa"/>
          </w:tcPr>
          <w:p w14:paraId="15A965B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1EAFD860"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6A1C703" w14:textId="469268E3" w:rsidR="00F83574" w:rsidRDefault="00A27AF2" w:rsidP="005C3450">
      <w:pPr>
        <w:pStyle w:val="Caption"/>
      </w:pPr>
      <w:bookmarkStart w:id="112" w:name="_Toc14836141"/>
      <w:bookmarkStart w:id="113" w:name="_Toc15285283"/>
      <w:bookmarkStart w:id="114" w:name="_Toc15285401"/>
      <w:bookmarkStart w:id="115" w:name="_Toc15285505"/>
      <w:bookmarkStart w:id="116" w:name="_Toc15285599"/>
      <w:r>
        <w:t>Table 3.4: Move Player Use-Case</w:t>
      </w:r>
      <w:bookmarkEnd w:id="112"/>
      <w:bookmarkEnd w:id="113"/>
      <w:bookmarkEnd w:id="114"/>
      <w:bookmarkEnd w:id="115"/>
      <w:bookmarkEnd w:id="116"/>
    </w:p>
    <w:p w14:paraId="79CEAE78" w14:textId="090838EB" w:rsidR="005C3450" w:rsidRDefault="005C3450" w:rsidP="005C3450"/>
    <w:p w14:paraId="1B7C44A6" w14:textId="09624D67" w:rsidR="005C3450" w:rsidRDefault="005C3450" w:rsidP="005C3450"/>
    <w:p w14:paraId="1B402BA2" w14:textId="07D696B5" w:rsidR="005C3450" w:rsidRDefault="005C3450" w:rsidP="005C3450"/>
    <w:p w14:paraId="4E6061B7" w14:textId="629179A7" w:rsidR="005C3450" w:rsidRDefault="005C3450" w:rsidP="005C3450"/>
    <w:p w14:paraId="01F4E326" w14:textId="2ABAD65D" w:rsidR="005C3450" w:rsidRDefault="005C3450" w:rsidP="005C3450"/>
    <w:p w14:paraId="5CBE720C" w14:textId="112A130D" w:rsidR="005C3450" w:rsidRDefault="005C3450" w:rsidP="005C3450"/>
    <w:p w14:paraId="1629814A" w14:textId="5151A3C3" w:rsidR="005C3450" w:rsidRDefault="005C3450" w:rsidP="005C3450"/>
    <w:p w14:paraId="44044C4D" w14:textId="77777777" w:rsidR="005C3450" w:rsidRPr="005C3450" w:rsidRDefault="005C3450" w:rsidP="005C3450"/>
    <w:tbl>
      <w:tblPr>
        <w:tblStyle w:val="TableGrid"/>
        <w:tblW w:w="0" w:type="auto"/>
        <w:tblLook w:val="04A0" w:firstRow="1" w:lastRow="0" w:firstColumn="1" w:lastColumn="0" w:noHBand="0" w:noVBand="1"/>
      </w:tblPr>
      <w:tblGrid>
        <w:gridCol w:w="4513"/>
        <w:gridCol w:w="4504"/>
      </w:tblGrid>
      <w:tr w:rsidR="00F83574" w14:paraId="5702B69E" w14:textId="77777777" w:rsidTr="00025AA5">
        <w:tc>
          <w:tcPr>
            <w:tcW w:w="4675" w:type="dxa"/>
          </w:tcPr>
          <w:p w14:paraId="51B48EE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75" w:type="dxa"/>
          </w:tcPr>
          <w:p w14:paraId="16DA7D39" w14:textId="029A010A"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5</w:t>
            </w:r>
          </w:p>
        </w:tc>
      </w:tr>
      <w:tr w:rsidR="00F83574" w14:paraId="42FCC14A" w14:textId="77777777" w:rsidTr="00025AA5">
        <w:tc>
          <w:tcPr>
            <w:tcW w:w="4675" w:type="dxa"/>
          </w:tcPr>
          <w:p w14:paraId="1E24AD1B"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0011B942" w14:textId="06ADAF43"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Mission Completed</w:t>
            </w:r>
          </w:p>
        </w:tc>
      </w:tr>
      <w:tr w:rsidR="00F83574" w14:paraId="2F145444" w14:textId="77777777" w:rsidTr="00025AA5">
        <w:tc>
          <w:tcPr>
            <w:tcW w:w="4675" w:type="dxa"/>
          </w:tcPr>
          <w:p w14:paraId="75900315"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323E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83574" w14:paraId="5EC3261F" w14:textId="77777777" w:rsidTr="00025AA5">
        <w:tc>
          <w:tcPr>
            <w:tcW w:w="4675" w:type="dxa"/>
          </w:tcPr>
          <w:p w14:paraId="39F1934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3AB5406" w14:textId="08F5108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takes place after user passed the mission</w:t>
            </w:r>
          </w:p>
        </w:tc>
      </w:tr>
      <w:tr w:rsidR="00F83574" w14:paraId="3492ED4B" w14:textId="77777777" w:rsidTr="00025AA5">
        <w:tc>
          <w:tcPr>
            <w:tcW w:w="4675" w:type="dxa"/>
          </w:tcPr>
          <w:p w14:paraId="7F9A5916"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F589B6C"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42287D8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p w14:paraId="654F76F1" w14:textId="7369307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3. User completes the mission</w:t>
            </w:r>
          </w:p>
        </w:tc>
      </w:tr>
      <w:tr w:rsidR="00F83574" w14:paraId="4145773C" w14:textId="77777777" w:rsidTr="00025AA5">
        <w:tc>
          <w:tcPr>
            <w:tcW w:w="4675" w:type="dxa"/>
          </w:tcPr>
          <w:p w14:paraId="03A625C0"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802DF84" w14:textId="5C93521E"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is redirected to Main Menu</w:t>
            </w:r>
          </w:p>
        </w:tc>
      </w:tr>
      <w:tr w:rsidR="00F83574" w14:paraId="075A9049" w14:textId="77777777" w:rsidTr="00025AA5">
        <w:tc>
          <w:tcPr>
            <w:tcW w:w="4675" w:type="dxa"/>
          </w:tcPr>
          <w:p w14:paraId="20FC200D"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36651BE" w14:textId="2584B54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31B3B229" w14:textId="77777777" w:rsidTr="00025AA5">
        <w:tc>
          <w:tcPr>
            <w:tcW w:w="4675" w:type="dxa"/>
          </w:tcPr>
          <w:p w14:paraId="385E0514"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9F5B1D3" w14:textId="6BC07F7C" w:rsidR="00F83574" w:rsidRPr="00F02748"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1CEBB2C0" w14:textId="77777777" w:rsidTr="00025AA5">
        <w:tc>
          <w:tcPr>
            <w:tcW w:w="4675" w:type="dxa"/>
          </w:tcPr>
          <w:p w14:paraId="55C6A5CF"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0D3EB03" w14:textId="77777777" w:rsidR="00F83574" w:rsidRDefault="00F83574"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79BDC8A" w14:textId="73F0055B" w:rsidR="00762D34" w:rsidRPr="00762D34" w:rsidRDefault="00A27AF2" w:rsidP="005C3450">
      <w:pPr>
        <w:pStyle w:val="Caption"/>
      </w:pPr>
      <w:bookmarkStart w:id="117" w:name="_Toc14836142"/>
      <w:bookmarkStart w:id="118" w:name="_Toc15285284"/>
      <w:bookmarkStart w:id="119" w:name="_Toc15285402"/>
      <w:bookmarkStart w:id="120" w:name="_Toc15285506"/>
      <w:bookmarkStart w:id="121" w:name="_Toc15285600"/>
      <w:r>
        <w:t>Table 3.5: Mission Completed Use-Case</w:t>
      </w:r>
      <w:bookmarkEnd w:id="117"/>
      <w:bookmarkEnd w:id="118"/>
      <w:bookmarkEnd w:id="119"/>
      <w:bookmarkEnd w:id="120"/>
      <w:bookmarkEnd w:id="121"/>
    </w:p>
    <w:tbl>
      <w:tblPr>
        <w:tblStyle w:val="TableGrid"/>
        <w:tblW w:w="0" w:type="auto"/>
        <w:tblLook w:val="04A0" w:firstRow="1" w:lastRow="0" w:firstColumn="1" w:lastColumn="0" w:noHBand="0" w:noVBand="1"/>
      </w:tblPr>
      <w:tblGrid>
        <w:gridCol w:w="4519"/>
        <w:gridCol w:w="4498"/>
      </w:tblGrid>
      <w:tr w:rsidR="00F02748" w14:paraId="5E67CBE4" w14:textId="77777777" w:rsidTr="00F02748">
        <w:tc>
          <w:tcPr>
            <w:tcW w:w="4675" w:type="dxa"/>
          </w:tcPr>
          <w:p w14:paraId="1EA6339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914CF76" w14:textId="1A0AF53F"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F02748" w14:paraId="336BF9EF" w14:textId="77777777" w:rsidTr="00F02748">
        <w:tc>
          <w:tcPr>
            <w:tcW w:w="4675" w:type="dxa"/>
          </w:tcPr>
          <w:p w14:paraId="4F05C47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2B4FE75F" w14:textId="5CC124E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F02748" w14:paraId="47028E49" w14:textId="77777777" w:rsidTr="00F02748">
        <w:tc>
          <w:tcPr>
            <w:tcW w:w="4675" w:type="dxa"/>
          </w:tcPr>
          <w:p w14:paraId="5060182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118C1B5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533FABE" w14:textId="77777777" w:rsidTr="00F02748">
        <w:tc>
          <w:tcPr>
            <w:tcW w:w="4675" w:type="dxa"/>
          </w:tcPr>
          <w:p w14:paraId="48195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EF76D97" w14:textId="4DBB1FB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Play Game </w:t>
            </w:r>
            <w:r w:rsidR="003F6084">
              <w:rPr>
                <w:rFonts w:ascii="Calibri" w:hAnsi="Calibri" w:cs="Calibri"/>
                <w:color w:val="000000"/>
                <w:sz w:val="24"/>
                <w:szCs w:val="24"/>
              </w:rPr>
              <w:t>after first try</w:t>
            </w:r>
          </w:p>
        </w:tc>
      </w:tr>
      <w:tr w:rsidR="00F02748" w14:paraId="29065A8F" w14:textId="77777777" w:rsidTr="00F02748">
        <w:tc>
          <w:tcPr>
            <w:tcW w:w="4675" w:type="dxa"/>
          </w:tcPr>
          <w:p w14:paraId="7627306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878B00A" w14:textId="35C5A1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sidR="003F6084">
              <w:rPr>
                <w:rFonts w:ascii="Calibri" w:hAnsi="Calibri" w:cs="Calibri"/>
                <w:color w:val="000000"/>
                <w:sz w:val="24"/>
                <w:szCs w:val="24"/>
              </w:rPr>
              <w:t>fails in first attempt</w:t>
            </w:r>
          </w:p>
        </w:tc>
      </w:tr>
      <w:tr w:rsidR="00F02748" w14:paraId="3765A145" w14:textId="77777777" w:rsidTr="00F02748">
        <w:tc>
          <w:tcPr>
            <w:tcW w:w="4675" w:type="dxa"/>
          </w:tcPr>
          <w:p w14:paraId="73CCDB2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4FFE0F4" w14:textId="53F105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w:t>
            </w:r>
            <w:r>
              <w:rPr>
                <w:rFonts w:ascii="Calibri" w:hAnsi="Calibri" w:cs="Calibri"/>
                <w:color w:val="000000"/>
                <w:sz w:val="24"/>
                <w:szCs w:val="24"/>
              </w:rPr>
              <w:t xml:space="preserve"> </w:t>
            </w:r>
            <w:r w:rsidR="00851987">
              <w:rPr>
                <w:rFonts w:ascii="Calibri" w:hAnsi="Calibri" w:cs="Calibri"/>
                <w:color w:val="000000"/>
                <w:sz w:val="24"/>
                <w:szCs w:val="24"/>
              </w:rPr>
              <w:t>button</w:t>
            </w:r>
            <w:r w:rsidR="003F6084">
              <w:rPr>
                <w:rFonts w:ascii="Calibri" w:hAnsi="Calibri" w:cs="Calibri"/>
                <w:color w:val="000000"/>
                <w:sz w:val="24"/>
                <w:szCs w:val="24"/>
              </w:rPr>
              <w:t xml:space="preserve"> Play Again</w:t>
            </w:r>
            <w:r w:rsidR="00851987">
              <w:rPr>
                <w:rFonts w:ascii="Calibri" w:hAnsi="Calibri" w:cs="Calibri"/>
                <w:color w:val="000000"/>
                <w:sz w:val="24"/>
                <w:szCs w:val="24"/>
              </w:rPr>
              <w:t>.</w:t>
            </w:r>
          </w:p>
        </w:tc>
      </w:tr>
      <w:tr w:rsidR="00F02748" w14:paraId="02C6F87C" w14:textId="77777777" w:rsidTr="00F02748">
        <w:tc>
          <w:tcPr>
            <w:tcW w:w="4675" w:type="dxa"/>
          </w:tcPr>
          <w:p w14:paraId="50E8A97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8BAD696" w14:textId="314B2D5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w:t>
            </w:r>
            <w:r w:rsidR="003F6084">
              <w:rPr>
                <w:rFonts w:ascii="Calibri" w:hAnsi="Calibri" w:cs="Calibri"/>
                <w:color w:val="000000"/>
                <w:sz w:val="24"/>
                <w:szCs w:val="24"/>
              </w:rPr>
              <w:t xml:space="preserve"> Game will restart</w:t>
            </w:r>
          </w:p>
        </w:tc>
      </w:tr>
      <w:tr w:rsidR="00F02748" w14:paraId="109A0050" w14:textId="77777777" w:rsidTr="00F02748">
        <w:tc>
          <w:tcPr>
            <w:tcW w:w="4675" w:type="dxa"/>
          </w:tcPr>
          <w:p w14:paraId="2637652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630FE5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07DF1B83" w14:textId="77777777" w:rsidTr="00F02748">
        <w:tc>
          <w:tcPr>
            <w:tcW w:w="4675" w:type="dxa"/>
          </w:tcPr>
          <w:p w14:paraId="7F0AB31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58852B68"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B717CC" w14:textId="5A0A56AA" w:rsidR="00762D34" w:rsidRPr="00762D34" w:rsidRDefault="00A27AF2" w:rsidP="005C3450">
      <w:pPr>
        <w:pStyle w:val="Caption"/>
      </w:pPr>
      <w:bookmarkStart w:id="122" w:name="_Toc14836143"/>
      <w:bookmarkStart w:id="123" w:name="_Toc15285285"/>
      <w:bookmarkStart w:id="124" w:name="_Toc15285403"/>
      <w:bookmarkStart w:id="125" w:name="_Toc15285507"/>
      <w:bookmarkStart w:id="126" w:name="_Toc15285601"/>
      <w:r>
        <w:t>Table 3.6: Play Again Use-Case</w:t>
      </w:r>
      <w:bookmarkEnd w:id="122"/>
      <w:bookmarkEnd w:id="123"/>
      <w:bookmarkEnd w:id="124"/>
      <w:bookmarkEnd w:id="125"/>
      <w:bookmarkEnd w:id="126"/>
    </w:p>
    <w:tbl>
      <w:tblPr>
        <w:tblStyle w:val="TableGrid"/>
        <w:tblW w:w="0" w:type="auto"/>
        <w:tblLook w:val="04A0" w:firstRow="1" w:lastRow="0" w:firstColumn="1" w:lastColumn="0" w:noHBand="0" w:noVBand="1"/>
      </w:tblPr>
      <w:tblGrid>
        <w:gridCol w:w="4519"/>
        <w:gridCol w:w="4498"/>
      </w:tblGrid>
      <w:tr w:rsidR="00F02748" w14:paraId="484F4704" w14:textId="77777777" w:rsidTr="00F02748">
        <w:tc>
          <w:tcPr>
            <w:tcW w:w="4675" w:type="dxa"/>
          </w:tcPr>
          <w:p w14:paraId="4DA6D3D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41A1975" w14:textId="133DACD4"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F02748" w14:paraId="03393D8A" w14:textId="77777777" w:rsidTr="00F02748">
        <w:tc>
          <w:tcPr>
            <w:tcW w:w="4675" w:type="dxa"/>
          </w:tcPr>
          <w:p w14:paraId="2464300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2946D7E" w14:textId="1F0F2EB1"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406099">
              <w:rPr>
                <w:rFonts w:ascii="Calibri" w:hAnsi="Calibri" w:cs="Calibri"/>
                <w:color w:val="000000"/>
                <w:sz w:val="24"/>
                <w:szCs w:val="24"/>
              </w:rPr>
              <w:t xml:space="preserve"> to main menu</w:t>
            </w:r>
          </w:p>
        </w:tc>
      </w:tr>
      <w:tr w:rsidR="00F02748" w14:paraId="51FD2337" w14:textId="77777777" w:rsidTr="00F02748">
        <w:tc>
          <w:tcPr>
            <w:tcW w:w="4675" w:type="dxa"/>
          </w:tcPr>
          <w:p w14:paraId="45FA848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6BB7ED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0249DA55" w14:textId="77777777" w:rsidTr="00F02748">
        <w:tc>
          <w:tcPr>
            <w:tcW w:w="4675" w:type="dxa"/>
          </w:tcPr>
          <w:p w14:paraId="773CE88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6B11399" w14:textId="0783DD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game and load main menu</w:t>
            </w:r>
          </w:p>
        </w:tc>
      </w:tr>
      <w:tr w:rsidR="00F02748" w14:paraId="3FDC1B6D" w14:textId="77777777" w:rsidTr="00F02748">
        <w:tc>
          <w:tcPr>
            <w:tcW w:w="4675" w:type="dxa"/>
          </w:tcPr>
          <w:p w14:paraId="6649AB3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3397F79" w14:textId="4A0953E9" w:rsidR="00F02748" w:rsidRDefault="003F608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F02748" w14:paraId="6B431C75" w14:textId="77777777" w:rsidTr="00F02748">
        <w:tc>
          <w:tcPr>
            <w:tcW w:w="4675" w:type="dxa"/>
          </w:tcPr>
          <w:p w14:paraId="7A14EF9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038B9F8" w14:textId="39653D9A" w:rsidR="00F02748" w:rsidRDefault="00851987"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w:t>
            </w:r>
            <w:r w:rsidR="00F83574">
              <w:rPr>
                <w:rFonts w:ascii="Calibri" w:hAnsi="Calibri" w:cs="Calibri"/>
                <w:color w:val="000000"/>
                <w:sz w:val="24"/>
                <w:szCs w:val="24"/>
              </w:rPr>
              <w:t>A</w:t>
            </w:r>
            <w:r>
              <w:rPr>
                <w:rFonts w:ascii="Calibri" w:hAnsi="Calibri" w:cs="Calibri"/>
                <w:color w:val="000000"/>
                <w:sz w:val="24"/>
                <w:szCs w:val="24"/>
              </w:rPr>
              <w:t xml:space="preserve"> button </w:t>
            </w:r>
            <w:r w:rsidR="00F83574">
              <w:rPr>
                <w:rFonts w:ascii="Calibri" w:hAnsi="Calibri" w:cs="Calibri"/>
                <w:color w:val="000000"/>
                <w:sz w:val="24"/>
                <w:szCs w:val="24"/>
              </w:rPr>
              <w:t>to load Main Menu</w:t>
            </w:r>
            <w:r>
              <w:rPr>
                <w:rFonts w:ascii="Calibri" w:hAnsi="Calibri" w:cs="Calibri"/>
                <w:color w:val="000000"/>
                <w:sz w:val="24"/>
                <w:szCs w:val="24"/>
              </w:rPr>
              <w:t>.</w:t>
            </w:r>
          </w:p>
        </w:tc>
      </w:tr>
      <w:tr w:rsidR="00F02748" w14:paraId="2EB3C2F6" w14:textId="77777777" w:rsidTr="00F02748">
        <w:tc>
          <w:tcPr>
            <w:tcW w:w="4675" w:type="dxa"/>
          </w:tcPr>
          <w:p w14:paraId="08A7AB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370853A" w14:textId="248D9C4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 xml:space="preserve">Game </w:t>
            </w:r>
            <w:r>
              <w:rPr>
                <w:rFonts w:ascii="Calibri" w:hAnsi="Calibri" w:cs="Calibri"/>
                <w:color w:val="000000"/>
                <w:sz w:val="24"/>
                <w:szCs w:val="24"/>
              </w:rPr>
              <w:t>will exit</w:t>
            </w:r>
            <w:r w:rsidR="003F6084">
              <w:rPr>
                <w:rFonts w:ascii="Calibri" w:hAnsi="Calibri" w:cs="Calibri"/>
                <w:color w:val="000000"/>
                <w:sz w:val="24"/>
                <w:szCs w:val="24"/>
              </w:rPr>
              <w:t xml:space="preserve"> and load main menu</w:t>
            </w:r>
          </w:p>
        </w:tc>
      </w:tr>
      <w:tr w:rsidR="00F02748" w14:paraId="26453BA2" w14:textId="77777777" w:rsidTr="00F02748">
        <w:tc>
          <w:tcPr>
            <w:tcW w:w="4675" w:type="dxa"/>
          </w:tcPr>
          <w:p w14:paraId="414B166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8A67E3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E664875" w14:textId="77777777" w:rsidTr="00F02748">
        <w:tc>
          <w:tcPr>
            <w:tcW w:w="4675" w:type="dxa"/>
          </w:tcPr>
          <w:p w14:paraId="490D711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3B97FBD"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B0BA036" w14:textId="7AA32F12" w:rsidR="00F02748" w:rsidRDefault="00A27AF2" w:rsidP="00A27AF2">
      <w:pPr>
        <w:pStyle w:val="Caption"/>
        <w:rPr>
          <w:rFonts w:ascii="Calibri" w:hAnsi="Calibri" w:cs="Calibri"/>
          <w:color w:val="000000"/>
          <w:sz w:val="24"/>
          <w:szCs w:val="24"/>
        </w:rPr>
      </w:pPr>
      <w:bookmarkStart w:id="127" w:name="_Toc14836144"/>
      <w:bookmarkStart w:id="128" w:name="_Toc15285286"/>
      <w:bookmarkStart w:id="129" w:name="_Toc15285404"/>
      <w:bookmarkStart w:id="130" w:name="_Toc15285508"/>
      <w:bookmarkStart w:id="131" w:name="_Toc15285602"/>
      <w:r>
        <w:t>Table 3.7: Exit to Main Menu Use-Case</w:t>
      </w:r>
      <w:bookmarkEnd w:id="127"/>
      <w:bookmarkEnd w:id="128"/>
      <w:bookmarkEnd w:id="129"/>
      <w:bookmarkEnd w:id="130"/>
      <w:bookmarkEnd w:id="131"/>
    </w:p>
    <w:p w14:paraId="45DA1E5D" w14:textId="59AB9318" w:rsidR="00413E5D" w:rsidRDefault="00413E5D" w:rsidP="00762D34">
      <w:pPr>
        <w:autoSpaceDE w:val="0"/>
        <w:autoSpaceDN w:val="0"/>
        <w:adjustRightInd w:val="0"/>
        <w:spacing w:after="0" w:line="240" w:lineRule="auto"/>
        <w:rPr>
          <w:rFonts w:ascii="Calibri" w:hAnsi="Calibri" w:cs="Calibri"/>
          <w:color w:val="000000"/>
          <w:sz w:val="24"/>
          <w:szCs w:val="24"/>
        </w:rPr>
      </w:pPr>
    </w:p>
    <w:p w14:paraId="2636E9AB" w14:textId="23AF18D1" w:rsidR="005C3450" w:rsidRDefault="005C3450" w:rsidP="00762D34">
      <w:pPr>
        <w:autoSpaceDE w:val="0"/>
        <w:autoSpaceDN w:val="0"/>
        <w:adjustRightInd w:val="0"/>
        <w:spacing w:after="0" w:line="240" w:lineRule="auto"/>
        <w:rPr>
          <w:rFonts w:ascii="Calibri" w:hAnsi="Calibri" w:cs="Calibri"/>
          <w:color w:val="000000"/>
          <w:sz w:val="24"/>
          <w:szCs w:val="24"/>
        </w:rPr>
      </w:pPr>
    </w:p>
    <w:p w14:paraId="0F57DFA6" w14:textId="392B8EFD" w:rsidR="005C3450" w:rsidRDefault="005C3450" w:rsidP="00762D34">
      <w:pPr>
        <w:autoSpaceDE w:val="0"/>
        <w:autoSpaceDN w:val="0"/>
        <w:adjustRightInd w:val="0"/>
        <w:spacing w:after="0" w:line="240" w:lineRule="auto"/>
        <w:rPr>
          <w:rFonts w:ascii="Calibri" w:hAnsi="Calibri" w:cs="Calibri"/>
          <w:color w:val="000000"/>
          <w:sz w:val="24"/>
          <w:szCs w:val="24"/>
        </w:rPr>
      </w:pPr>
    </w:p>
    <w:p w14:paraId="571955C7" w14:textId="01FC9348" w:rsidR="005C3450" w:rsidRDefault="005C3450" w:rsidP="00762D34">
      <w:pPr>
        <w:autoSpaceDE w:val="0"/>
        <w:autoSpaceDN w:val="0"/>
        <w:adjustRightInd w:val="0"/>
        <w:spacing w:after="0" w:line="240" w:lineRule="auto"/>
        <w:rPr>
          <w:rFonts w:ascii="Calibri" w:hAnsi="Calibri" w:cs="Calibri"/>
          <w:color w:val="000000"/>
          <w:sz w:val="24"/>
          <w:szCs w:val="24"/>
        </w:rPr>
      </w:pPr>
    </w:p>
    <w:p w14:paraId="51AAD86B" w14:textId="223D619C" w:rsidR="005C3450" w:rsidRDefault="005C3450" w:rsidP="00762D34">
      <w:pPr>
        <w:autoSpaceDE w:val="0"/>
        <w:autoSpaceDN w:val="0"/>
        <w:adjustRightInd w:val="0"/>
        <w:spacing w:after="0" w:line="240" w:lineRule="auto"/>
        <w:rPr>
          <w:rFonts w:ascii="Calibri" w:hAnsi="Calibri" w:cs="Calibri"/>
          <w:color w:val="000000"/>
          <w:sz w:val="24"/>
          <w:szCs w:val="24"/>
        </w:rPr>
      </w:pPr>
    </w:p>
    <w:p w14:paraId="27D654E5" w14:textId="6483AA02" w:rsidR="005C3450" w:rsidRDefault="005C3450" w:rsidP="00762D34">
      <w:pPr>
        <w:autoSpaceDE w:val="0"/>
        <w:autoSpaceDN w:val="0"/>
        <w:adjustRightInd w:val="0"/>
        <w:spacing w:after="0" w:line="240" w:lineRule="auto"/>
        <w:rPr>
          <w:rFonts w:ascii="Calibri" w:hAnsi="Calibri" w:cs="Calibri"/>
          <w:color w:val="000000"/>
          <w:sz w:val="24"/>
          <w:szCs w:val="24"/>
        </w:rPr>
      </w:pPr>
    </w:p>
    <w:p w14:paraId="2A1E003F" w14:textId="5BFC2B7B" w:rsidR="005C3450" w:rsidRDefault="005C3450" w:rsidP="00762D34">
      <w:pPr>
        <w:autoSpaceDE w:val="0"/>
        <w:autoSpaceDN w:val="0"/>
        <w:adjustRightInd w:val="0"/>
        <w:spacing w:after="0" w:line="240" w:lineRule="auto"/>
        <w:rPr>
          <w:rFonts w:ascii="Calibri" w:hAnsi="Calibri" w:cs="Calibri"/>
          <w:color w:val="000000"/>
          <w:sz w:val="24"/>
          <w:szCs w:val="24"/>
        </w:rPr>
      </w:pPr>
    </w:p>
    <w:p w14:paraId="741CE92B" w14:textId="142A0E82" w:rsidR="005C3450" w:rsidRDefault="005C3450" w:rsidP="00762D34">
      <w:pPr>
        <w:autoSpaceDE w:val="0"/>
        <w:autoSpaceDN w:val="0"/>
        <w:adjustRightInd w:val="0"/>
        <w:spacing w:after="0" w:line="240" w:lineRule="auto"/>
        <w:rPr>
          <w:rFonts w:ascii="Calibri" w:hAnsi="Calibri" w:cs="Calibri"/>
          <w:color w:val="000000"/>
          <w:sz w:val="24"/>
          <w:szCs w:val="24"/>
        </w:rPr>
      </w:pPr>
    </w:p>
    <w:p w14:paraId="2C7B5CAE" w14:textId="77777777" w:rsidR="005C3450" w:rsidRDefault="005C3450" w:rsidP="00762D34">
      <w:pPr>
        <w:autoSpaceDE w:val="0"/>
        <w:autoSpaceDN w:val="0"/>
        <w:adjustRightInd w:val="0"/>
        <w:spacing w:after="0" w:line="240" w:lineRule="auto"/>
        <w:rPr>
          <w:rFonts w:ascii="Calibri" w:hAnsi="Calibri" w:cs="Calibri"/>
          <w:color w:val="000000"/>
          <w:sz w:val="24"/>
          <w:szCs w:val="24"/>
        </w:rPr>
      </w:pPr>
    </w:p>
    <w:p w14:paraId="30EC557D" w14:textId="759859A0" w:rsidR="00413E5D" w:rsidRDefault="00413E5D" w:rsidP="00413E5D">
      <w:pPr>
        <w:autoSpaceDE w:val="0"/>
        <w:autoSpaceDN w:val="0"/>
        <w:adjustRightInd w:val="0"/>
        <w:spacing w:after="0" w:line="240" w:lineRule="auto"/>
        <w:jc w:val="center"/>
        <w:rPr>
          <w:rFonts w:ascii="Calibri" w:hAnsi="Calibri" w:cs="Calibri"/>
          <w:color w:val="000000"/>
          <w:sz w:val="24"/>
          <w:szCs w:val="24"/>
        </w:rPr>
      </w:pPr>
    </w:p>
    <w:p w14:paraId="70B33852" w14:textId="33BFD280" w:rsidR="00413E5D" w:rsidRDefault="00FB5903" w:rsidP="00FB5903">
      <w:pPr>
        <w:autoSpaceDE w:val="0"/>
        <w:autoSpaceDN w:val="0"/>
        <w:adjustRightInd w:val="0"/>
        <w:spacing w:after="0" w:line="240" w:lineRule="auto"/>
        <w:rPr>
          <w:rFonts w:ascii="Calibri" w:hAnsi="Calibri" w:cs="Calibri"/>
          <w:color w:val="000000"/>
          <w:sz w:val="24"/>
          <w:szCs w:val="24"/>
        </w:rPr>
      </w:pPr>
      <w:r>
        <w:rPr>
          <w:sz w:val="24"/>
          <w:szCs w:val="24"/>
        </w:rPr>
        <w:lastRenderedPageBreak/>
        <w:t>Tour Menu Use Case</w:t>
      </w:r>
    </w:p>
    <w:p w14:paraId="6950A532"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60D6F489" wp14:editId="7616CC54">
            <wp:extent cx="4143375" cy="2506175"/>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95" t="26000" r="23595" b="17143"/>
                    <a:stretch/>
                  </pic:blipFill>
                  <pic:spPr bwMode="auto">
                    <a:xfrm>
                      <a:off x="0" y="0"/>
                      <a:ext cx="4151306" cy="2510972"/>
                    </a:xfrm>
                    <a:prstGeom prst="rect">
                      <a:avLst/>
                    </a:prstGeom>
                    <a:noFill/>
                    <a:ln>
                      <a:noFill/>
                    </a:ln>
                    <a:extLst>
                      <a:ext uri="{53640926-AAD7-44D8-BBD7-CCE9431645EC}">
                        <a14:shadowObscured xmlns:a14="http://schemas.microsoft.com/office/drawing/2010/main"/>
                      </a:ext>
                    </a:extLst>
                  </pic:spPr>
                </pic:pic>
              </a:graphicData>
            </a:graphic>
          </wp:inline>
        </w:drawing>
      </w:r>
    </w:p>
    <w:p w14:paraId="41F43E0C" w14:textId="27232F40" w:rsidR="00A13402" w:rsidRPr="005C3450" w:rsidRDefault="00FB5903" w:rsidP="005C3450">
      <w:pPr>
        <w:pStyle w:val="Caption"/>
        <w:rPr>
          <w:rFonts w:ascii="Calibri" w:hAnsi="Calibri" w:cs="Calibri"/>
          <w:color w:val="000000"/>
          <w:sz w:val="24"/>
          <w:szCs w:val="24"/>
        </w:rPr>
      </w:pPr>
      <w:bookmarkStart w:id="132" w:name="_Toc15285509"/>
      <w:bookmarkStart w:id="133" w:name="_Toc15285603"/>
      <w:r>
        <w:t>Figure 3.3: Tour menu Use Case Diagram</w:t>
      </w:r>
      <w:bookmarkEnd w:id="132"/>
      <w:bookmarkEnd w:id="133"/>
    </w:p>
    <w:tbl>
      <w:tblPr>
        <w:tblStyle w:val="TableGrid"/>
        <w:tblW w:w="0" w:type="auto"/>
        <w:tblLook w:val="04A0" w:firstRow="1" w:lastRow="0" w:firstColumn="1" w:lastColumn="0" w:noHBand="0" w:noVBand="1"/>
      </w:tblPr>
      <w:tblGrid>
        <w:gridCol w:w="4513"/>
        <w:gridCol w:w="4504"/>
      </w:tblGrid>
      <w:tr w:rsidR="00F02748" w14:paraId="604A3D3A" w14:textId="77777777" w:rsidTr="00F02748">
        <w:tc>
          <w:tcPr>
            <w:tcW w:w="4675" w:type="dxa"/>
          </w:tcPr>
          <w:p w14:paraId="5CC8A18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7E8FD4D" w14:textId="60204B0C"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F02748" w14:paraId="2512117D" w14:textId="77777777" w:rsidTr="00F02748">
        <w:tc>
          <w:tcPr>
            <w:tcW w:w="4675" w:type="dxa"/>
          </w:tcPr>
          <w:p w14:paraId="1B1BB42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10DA62EE" w14:textId="37FA752A"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w:t>
            </w:r>
            <w:r w:rsidR="003F6084">
              <w:rPr>
                <w:rFonts w:ascii="Calibri" w:hAnsi="Calibri" w:cs="Calibri"/>
                <w:color w:val="000000"/>
                <w:sz w:val="24"/>
                <w:szCs w:val="24"/>
              </w:rPr>
              <w:t xml:space="preserve"> tour</w:t>
            </w:r>
          </w:p>
        </w:tc>
      </w:tr>
      <w:tr w:rsidR="00F02748" w14:paraId="18B1686F" w14:textId="77777777" w:rsidTr="00F02748">
        <w:tc>
          <w:tcPr>
            <w:tcW w:w="4675" w:type="dxa"/>
          </w:tcPr>
          <w:p w14:paraId="4135B7C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44D7750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665B335A" w14:textId="77777777" w:rsidTr="00F02748">
        <w:tc>
          <w:tcPr>
            <w:tcW w:w="4675" w:type="dxa"/>
          </w:tcPr>
          <w:p w14:paraId="69002A7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4669DD4A" w14:textId="60EB220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w:t>
            </w:r>
            <w:r w:rsidR="003F6084">
              <w:rPr>
                <w:rFonts w:ascii="Calibri" w:hAnsi="Calibri" w:cs="Calibri"/>
                <w:color w:val="000000"/>
                <w:sz w:val="24"/>
                <w:szCs w:val="24"/>
              </w:rPr>
              <w:t>restart tour</w:t>
            </w:r>
          </w:p>
        </w:tc>
      </w:tr>
      <w:tr w:rsidR="00F02748" w14:paraId="423242FA" w14:textId="77777777" w:rsidTr="00F02748">
        <w:tc>
          <w:tcPr>
            <w:tcW w:w="4675" w:type="dxa"/>
          </w:tcPr>
          <w:p w14:paraId="53CDEAD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4D11503" w14:textId="58E261F7" w:rsidR="00F02748" w:rsidRDefault="003F6084" w:rsidP="003F6084">
            <w:pPr>
              <w:autoSpaceDE w:val="0"/>
              <w:autoSpaceDN w:val="0"/>
              <w:adjustRightInd w:val="0"/>
              <w:rPr>
                <w:rFonts w:ascii="Calibri" w:hAnsi="Calibri" w:cs="Calibri"/>
                <w:color w:val="000000"/>
                <w:sz w:val="24"/>
                <w:szCs w:val="24"/>
              </w:rPr>
            </w:pPr>
            <w:r w:rsidRPr="003F6084">
              <w:rPr>
                <w:rFonts w:ascii="Calibri" w:hAnsi="Calibri" w:cs="Calibri"/>
                <w:color w:val="000000"/>
                <w:sz w:val="24"/>
                <w:szCs w:val="24"/>
              </w:rPr>
              <w:t>1.</w:t>
            </w:r>
            <w:r>
              <w:rPr>
                <w:rFonts w:ascii="Calibri" w:hAnsi="Calibri" w:cs="Calibri"/>
                <w:color w:val="000000"/>
                <w:sz w:val="24"/>
                <w:szCs w:val="24"/>
              </w:rPr>
              <w:t xml:space="preserve"> </w:t>
            </w:r>
            <w:r w:rsidR="00F02748" w:rsidRPr="003F6084">
              <w:rPr>
                <w:rFonts w:ascii="Calibri" w:hAnsi="Calibri" w:cs="Calibri"/>
                <w:color w:val="000000"/>
                <w:sz w:val="24"/>
                <w:szCs w:val="24"/>
              </w:rPr>
              <w:t>User loads the application</w:t>
            </w:r>
          </w:p>
          <w:p w14:paraId="7FD53697" w14:textId="04A6428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1DB84B6C" w14:textId="39275C2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F02748" w14:paraId="54DB2E2F" w14:textId="77777777" w:rsidTr="00F02748">
        <w:tc>
          <w:tcPr>
            <w:tcW w:w="4675" w:type="dxa"/>
          </w:tcPr>
          <w:p w14:paraId="1D405B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48FE0A3A" w14:textId="5CDB4FB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 button to</w:t>
            </w:r>
            <w:r>
              <w:rPr>
                <w:rFonts w:ascii="Calibri" w:hAnsi="Calibri" w:cs="Calibri"/>
                <w:color w:val="000000"/>
                <w:sz w:val="24"/>
                <w:szCs w:val="24"/>
              </w:rPr>
              <w:t xml:space="preserve"> </w:t>
            </w:r>
            <w:r w:rsidR="003F6084">
              <w:rPr>
                <w:rFonts w:ascii="Calibri" w:hAnsi="Calibri" w:cs="Calibri"/>
                <w:color w:val="000000"/>
                <w:sz w:val="24"/>
                <w:szCs w:val="24"/>
              </w:rPr>
              <w:t>Re</w:t>
            </w:r>
            <w:r w:rsidR="00851987">
              <w:rPr>
                <w:rFonts w:ascii="Calibri" w:hAnsi="Calibri" w:cs="Calibri"/>
                <w:color w:val="000000"/>
                <w:sz w:val="24"/>
                <w:szCs w:val="24"/>
              </w:rPr>
              <w:t>peat</w:t>
            </w:r>
            <w:r w:rsidR="003F6084">
              <w:rPr>
                <w:rFonts w:ascii="Calibri" w:hAnsi="Calibri" w:cs="Calibri"/>
                <w:color w:val="000000"/>
                <w:sz w:val="24"/>
                <w:szCs w:val="24"/>
              </w:rPr>
              <w:t xml:space="preserve"> Tour</w:t>
            </w:r>
            <w:r w:rsidR="00851987">
              <w:rPr>
                <w:rFonts w:ascii="Calibri" w:hAnsi="Calibri" w:cs="Calibri"/>
                <w:color w:val="000000"/>
                <w:sz w:val="24"/>
                <w:szCs w:val="24"/>
              </w:rPr>
              <w:t>.</w:t>
            </w:r>
          </w:p>
        </w:tc>
      </w:tr>
      <w:tr w:rsidR="00F02748" w14:paraId="61A777BF" w14:textId="77777777" w:rsidTr="00F02748">
        <w:tc>
          <w:tcPr>
            <w:tcW w:w="4675" w:type="dxa"/>
          </w:tcPr>
          <w:p w14:paraId="7787961D"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796DCF5" w14:textId="4AAF1BF4"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tour will restart.</w:t>
            </w:r>
          </w:p>
        </w:tc>
      </w:tr>
      <w:tr w:rsidR="00F02748" w14:paraId="3DBE1E1B" w14:textId="77777777" w:rsidTr="00F02748">
        <w:tc>
          <w:tcPr>
            <w:tcW w:w="4675" w:type="dxa"/>
          </w:tcPr>
          <w:p w14:paraId="70A9C4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BF4E9E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89EFF0B" w14:textId="77777777" w:rsidTr="00F02748">
        <w:tc>
          <w:tcPr>
            <w:tcW w:w="4675" w:type="dxa"/>
          </w:tcPr>
          <w:p w14:paraId="4195CDD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B05CD3A"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63B174" w14:textId="04B7650C" w:rsidR="00F02748" w:rsidRDefault="00A27AF2" w:rsidP="00A27AF2">
      <w:pPr>
        <w:pStyle w:val="Caption"/>
        <w:rPr>
          <w:rFonts w:ascii="Calibri" w:hAnsi="Calibri" w:cs="Calibri"/>
          <w:sz w:val="24"/>
          <w:szCs w:val="24"/>
        </w:rPr>
      </w:pPr>
      <w:bookmarkStart w:id="134" w:name="_Toc14836145"/>
      <w:bookmarkStart w:id="135" w:name="_Toc15285288"/>
      <w:bookmarkStart w:id="136" w:name="_Toc15285406"/>
      <w:bookmarkStart w:id="137" w:name="_Toc15285510"/>
      <w:bookmarkStart w:id="138" w:name="_Toc15285604"/>
      <w:r>
        <w:t>Table 3.8: Repeat tour Use-Case</w:t>
      </w:r>
      <w:bookmarkEnd w:id="134"/>
      <w:bookmarkEnd w:id="135"/>
      <w:bookmarkEnd w:id="136"/>
      <w:bookmarkEnd w:id="137"/>
      <w:bookmarkEnd w:id="138"/>
    </w:p>
    <w:tbl>
      <w:tblPr>
        <w:tblStyle w:val="TableGrid"/>
        <w:tblW w:w="0" w:type="auto"/>
        <w:tblLook w:val="04A0" w:firstRow="1" w:lastRow="0" w:firstColumn="1" w:lastColumn="0" w:noHBand="0" w:noVBand="1"/>
      </w:tblPr>
      <w:tblGrid>
        <w:gridCol w:w="4513"/>
        <w:gridCol w:w="4504"/>
      </w:tblGrid>
      <w:tr w:rsidR="00F02748" w14:paraId="56AF7F8C" w14:textId="77777777" w:rsidTr="00F02748">
        <w:tc>
          <w:tcPr>
            <w:tcW w:w="4675" w:type="dxa"/>
          </w:tcPr>
          <w:p w14:paraId="4D9B79B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98883D" w14:textId="6581DC22"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F02748" w14:paraId="05F10EBF" w14:textId="77777777" w:rsidTr="00F02748">
        <w:tc>
          <w:tcPr>
            <w:tcW w:w="4675" w:type="dxa"/>
          </w:tcPr>
          <w:p w14:paraId="25BD139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1A4AF97" w14:textId="2C1B34F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3F6084">
              <w:rPr>
                <w:rFonts w:ascii="Calibri" w:hAnsi="Calibri" w:cs="Calibri"/>
                <w:color w:val="000000"/>
                <w:sz w:val="24"/>
                <w:szCs w:val="24"/>
              </w:rPr>
              <w:t xml:space="preserve"> t</w:t>
            </w:r>
            <w:r w:rsidR="00406099">
              <w:rPr>
                <w:rFonts w:ascii="Calibri" w:hAnsi="Calibri" w:cs="Calibri"/>
                <w:color w:val="000000"/>
                <w:sz w:val="24"/>
                <w:szCs w:val="24"/>
              </w:rPr>
              <w:t>o Main Menu</w:t>
            </w:r>
          </w:p>
        </w:tc>
      </w:tr>
      <w:tr w:rsidR="00F02748" w14:paraId="1677F2EB" w14:textId="77777777" w:rsidTr="00F02748">
        <w:tc>
          <w:tcPr>
            <w:tcW w:w="4675" w:type="dxa"/>
          </w:tcPr>
          <w:p w14:paraId="0BCF75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C821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C1A80CA" w14:textId="77777777" w:rsidTr="00F02748">
        <w:tc>
          <w:tcPr>
            <w:tcW w:w="4675" w:type="dxa"/>
          </w:tcPr>
          <w:p w14:paraId="12AEE23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A28037C" w14:textId="2EECB55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tour and load main menu</w:t>
            </w:r>
          </w:p>
        </w:tc>
      </w:tr>
      <w:tr w:rsidR="00F02748" w14:paraId="291EE33F" w14:textId="77777777" w:rsidTr="00F02748">
        <w:tc>
          <w:tcPr>
            <w:tcW w:w="4675" w:type="dxa"/>
          </w:tcPr>
          <w:p w14:paraId="2FCBAF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029C5FC8" w14:textId="2F405A5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r w:rsidR="00F02748">
              <w:rPr>
                <w:rFonts w:ascii="Calibri" w:hAnsi="Calibri" w:cs="Calibri"/>
                <w:color w:val="000000"/>
                <w:sz w:val="24"/>
                <w:szCs w:val="24"/>
              </w:rPr>
              <w:t>User loads the application</w:t>
            </w:r>
          </w:p>
          <w:p w14:paraId="382133CC" w14:textId="6637B80B"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3429228A" w14:textId="6CCCFD1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851987" w14:paraId="689E80E9" w14:textId="77777777" w:rsidTr="00F02748">
        <w:tc>
          <w:tcPr>
            <w:tcW w:w="4675" w:type="dxa"/>
          </w:tcPr>
          <w:p w14:paraId="2100BCEF" w14:textId="77777777"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45CD685" w14:textId="434A79C3"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A button to </w:t>
            </w:r>
            <w:r w:rsidR="00F83574">
              <w:rPr>
                <w:rFonts w:ascii="Calibri" w:hAnsi="Calibri" w:cs="Calibri"/>
                <w:color w:val="000000"/>
                <w:sz w:val="24"/>
                <w:szCs w:val="24"/>
              </w:rPr>
              <w:t>Main Menu</w:t>
            </w:r>
            <w:r>
              <w:rPr>
                <w:rFonts w:ascii="Calibri" w:hAnsi="Calibri" w:cs="Calibri"/>
                <w:color w:val="000000"/>
                <w:sz w:val="24"/>
                <w:szCs w:val="24"/>
              </w:rPr>
              <w:t>.</w:t>
            </w:r>
          </w:p>
        </w:tc>
      </w:tr>
      <w:tr w:rsidR="00F02748" w14:paraId="462F2C30" w14:textId="77777777" w:rsidTr="00F02748">
        <w:tc>
          <w:tcPr>
            <w:tcW w:w="4675" w:type="dxa"/>
          </w:tcPr>
          <w:p w14:paraId="23C4474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3BEE75EF" w14:textId="18D3A0A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r w:rsidR="003F6084">
              <w:rPr>
                <w:rFonts w:ascii="Calibri" w:hAnsi="Calibri" w:cs="Calibri"/>
                <w:color w:val="000000"/>
                <w:sz w:val="24"/>
                <w:szCs w:val="24"/>
              </w:rPr>
              <w:t xml:space="preserve"> tour and load main menu</w:t>
            </w:r>
          </w:p>
        </w:tc>
      </w:tr>
      <w:tr w:rsidR="00F02748" w14:paraId="1B6A1758" w14:textId="77777777" w:rsidTr="00F02748">
        <w:tc>
          <w:tcPr>
            <w:tcW w:w="4675" w:type="dxa"/>
          </w:tcPr>
          <w:p w14:paraId="1ABF09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2DDD3C9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5ECBACED" w14:textId="77777777" w:rsidTr="00F02748">
        <w:tc>
          <w:tcPr>
            <w:tcW w:w="4675" w:type="dxa"/>
          </w:tcPr>
          <w:p w14:paraId="500E3E1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D700DBB"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4AFF06" w14:textId="1B18DDBB" w:rsidR="00A1308F" w:rsidRDefault="00A27AF2" w:rsidP="007A4CEF">
      <w:pPr>
        <w:pStyle w:val="Caption"/>
      </w:pPr>
      <w:bookmarkStart w:id="139" w:name="_Toc14836146"/>
      <w:bookmarkStart w:id="140" w:name="_Toc15285289"/>
      <w:bookmarkStart w:id="141" w:name="_Toc15285407"/>
      <w:bookmarkStart w:id="142" w:name="_Toc15285511"/>
      <w:bookmarkStart w:id="143" w:name="_Toc15285605"/>
      <w:r>
        <w:t>Table 3.9: Exit to main menu Use-Case</w:t>
      </w:r>
      <w:bookmarkEnd w:id="139"/>
      <w:bookmarkEnd w:id="140"/>
      <w:bookmarkEnd w:id="141"/>
      <w:bookmarkEnd w:id="142"/>
      <w:bookmarkEnd w:id="143"/>
    </w:p>
    <w:p w14:paraId="23FF02A3" w14:textId="77777777" w:rsidR="00762D34" w:rsidRPr="00762D34" w:rsidRDefault="00762D34" w:rsidP="00762D34"/>
    <w:p w14:paraId="078D4C45" w14:textId="0C25E22C" w:rsidR="001519A6" w:rsidRPr="00482EEC" w:rsidRDefault="00482EEC" w:rsidP="00482EEC">
      <w:pPr>
        <w:pStyle w:val="Heading2"/>
        <w:rPr>
          <w:b/>
          <w:bCs/>
          <w:color w:val="auto"/>
          <w:sz w:val="28"/>
          <w:szCs w:val="28"/>
        </w:rPr>
      </w:pPr>
      <w:bookmarkStart w:id="144" w:name="_Toc15329556"/>
      <w:r>
        <w:rPr>
          <w:b/>
          <w:bCs/>
          <w:color w:val="auto"/>
          <w:sz w:val="28"/>
          <w:szCs w:val="28"/>
        </w:rPr>
        <w:lastRenderedPageBreak/>
        <w:t>3.5</w:t>
      </w:r>
      <w:r w:rsidR="00EF1111" w:rsidRPr="00482EEC">
        <w:rPr>
          <w:b/>
          <w:bCs/>
          <w:color w:val="auto"/>
          <w:sz w:val="28"/>
          <w:szCs w:val="28"/>
        </w:rPr>
        <w:t xml:space="preserve"> </w:t>
      </w:r>
      <w:r w:rsidR="001519A6" w:rsidRPr="00482EEC">
        <w:rPr>
          <w:b/>
          <w:bCs/>
          <w:color w:val="auto"/>
          <w:sz w:val="28"/>
          <w:szCs w:val="28"/>
        </w:rPr>
        <w:t>System Sequence Diagram:</w:t>
      </w:r>
      <w:bookmarkEnd w:id="144"/>
    </w:p>
    <w:p w14:paraId="469F8DF0" w14:textId="545DE5C8" w:rsidR="001519A6" w:rsidRDefault="001519A6" w:rsidP="00D60290">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2B3B5E7" w14:textId="7FB1F115" w:rsidR="001519A6" w:rsidRPr="00B02382" w:rsidRDefault="001519A6" w:rsidP="00B6128D">
      <w:pPr>
        <w:ind w:left="720"/>
        <w:rPr>
          <w:sz w:val="24"/>
          <w:szCs w:val="24"/>
        </w:rPr>
      </w:pPr>
      <w:r>
        <w:rPr>
          <w:sz w:val="24"/>
          <w:szCs w:val="24"/>
        </w:rPr>
        <w:t xml:space="preserve"> </w:t>
      </w:r>
      <w:r w:rsidR="00940539" w:rsidRPr="00940539">
        <w:rPr>
          <w:noProof/>
          <w:sz w:val="24"/>
          <w:szCs w:val="24"/>
        </w:rPr>
        <w:drawing>
          <wp:inline distT="0" distB="0" distL="0" distR="0" wp14:anchorId="5C885CAC" wp14:editId="4ED893DE">
            <wp:extent cx="4706754" cy="456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6139" b="19380"/>
                    <a:stretch/>
                  </pic:blipFill>
                  <pic:spPr bwMode="auto">
                    <a:xfrm>
                      <a:off x="0" y="0"/>
                      <a:ext cx="4721377" cy="4576549"/>
                    </a:xfrm>
                    <a:prstGeom prst="rect">
                      <a:avLst/>
                    </a:prstGeom>
                    <a:noFill/>
                    <a:ln>
                      <a:noFill/>
                    </a:ln>
                    <a:extLst>
                      <a:ext uri="{53640926-AAD7-44D8-BBD7-CCE9431645EC}">
                        <a14:shadowObscured xmlns:a14="http://schemas.microsoft.com/office/drawing/2010/main"/>
                      </a:ext>
                    </a:extLst>
                  </pic:spPr>
                </pic:pic>
              </a:graphicData>
            </a:graphic>
          </wp:inline>
        </w:drawing>
      </w:r>
    </w:p>
    <w:p w14:paraId="479472B0" w14:textId="091586BA" w:rsidR="001519A6" w:rsidRDefault="00FB5903" w:rsidP="00940539">
      <w:pPr>
        <w:pStyle w:val="Caption"/>
      </w:pPr>
      <w:bookmarkStart w:id="145" w:name="_Toc15285512"/>
      <w:bookmarkStart w:id="146" w:name="_Toc15285606"/>
      <w:r>
        <w:t>Figure 3.4</w:t>
      </w:r>
      <w:r w:rsidR="007A4CEF">
        <w:t>: System Sequence Diagram</w:t>
      </w:r>
      <w:bookmarkEnd w:id="145"/>
      <w:bookmarkEnd w:id="146"/>
    </w:p>
    <w:p w14:paraId="2500A0B5" w14:textId="77777777" w:rsidR="001519A6" w:rsidRDefault="001519A6" w:rsidP="00B6128D"/>
    <w:p w14:paraId="58F00E2C" w14:textId="77777777" w:rsidR="001519A6" w:rsidRDefault="001519A6" w:rsidP="00B6128D"/>
    <w:p w14:paraId="65AD8470" w14:textId="77777777" w:rsidR="00940539" w:rsidRDefault="00940539" w:rsidP="00B6128D"/>
    <w:p w14:paraId="4CBE9FE4" w14:textId="77777777" w:rsidR="00940539" w:rsidRDefault="00940539" w:rsidP="00B6128D"/>
    <w:p w14:paraId="4808DA8D" w14:textId="77777777" w:rsidR="00940539" w:rsidRDefault="00940539" w:rsidP="00B6128D"/>
    <w:p w14:paraId="16B51C35" w14:textId="77777777" w:rsidR="00940539" w:rsidRDefault="00940539" w:rsidP="00B6128D"/>
    <w:p w14:paraId="0C5C970A" w14:textId="77777777" w:rsidR="001519A6" w:rsidRDefault="001519A6" w:rsidP="00B6128D"/>
    <w:p w14:paraId="01FF33FE" w14:textId="77777777" w:rsidR="00762D34" w:rsidRDefault="00762D34" w:rsidP="00B6128D"/>
    <w:p w14:paraId="175EF5DB" w14:textId="77777777" w:rsidR="009E162C" w:rsidRDefault="009E162C" w:rsidP="00B6128D"/>
    <w:p w14:paraId="3E680B4C" w14:textId="0F5F88B4" w:rsidR="00AB46F1" w:rsidRDefault="00AB46F1"/>
    <w:p w14:paraId="74B30E4E" w14:textId="7241C16A" w:rsidR="009E162C" w:rsidRPr="00AB46F1" w:rsidRDefault="009E162C" w:rsidP="00AB46F1">
      <w:pPr>
        <w:pStyle w:val="Heading1"/>
        <w:jc w:val="center"/>
        <w:rPr>
          <w:b/>
          <w:bCs/>
          <w:color w:val="auto"/>
        </w:rPr>
      </w:pPr>
      <w:bookmarkStart w:id="147" w:name="_Toc15329557"/>
      <w:r w:rsidRPr="00AB46F1">
        <w:rPr>
          <w:b/>
          <w:bCs/>
          <w:color w:val="auto"/>
        </w:rPr>
        <w:lastRenderedPageBreak/>
        <w:t>Chapter 4: Future Work</w:t>
      </w:r>
      <w:bookmarkEnd w:id="147"/>
    </w:p>
    <w:p w14:paraId="17008793" w14:textId="770BAE03" w:rsidR="009E162C" w:rsidRPr="00482EEC" w:rsidRDefault="00E211D8" w:rsidP="00482EEC">
      <w:pPr>
        <w:pStyle w:val="Heading2"/>
        <w:rPr>
          <w:b/>
          <w:bCs/>
          <w:color w:val="auto"/>
          <w:sz w:val="28"/>
          <w:szCs w:val="28"/>
        </w:rPr>
      </w:pPr>
      <w:bookmarkStart w:id="148" w:name="_Toc15329558"/>
      <w:r w:rsidRPr="00482EEC">
        <w:rPr>
          <w:b/>
          <w:bCs/>
          <w:color w:val="auto"/>
          <w:sz w:val="28"/>
          <w:szCs w:val="28"/>
        </w:rPr>
        <w:t xml:space="preserve">4.1 </w:t>
      </w:r>
      <w:r w:rsidR="009E162C" w:rsidRPr="00482EEC">
        <w:rPr>
          <w:b/>
          <w:bCs/>
          <w:color w:val="auto"/>
          <w:sz w:val="28"/>
          <w:szCs w:val="28"/>
        </w:rPr>
        <w:t>Conclusion:</w:t>
      </w:r>
      <w:bookmarkEnd w:id="148"/>
    </w:p>
    <w:p w14:paraId="66C7002F" w14:textId="03B728B7" w:rsidR="00040D6A" w:rsidRDefault="009E162C" w:rsidP="00040D6A">
      <w:r>
        <w:t>In this report we have identified the problem</w:t>
      </w:r>
      <w:r w:rsidR="005D27BA">
        <w:t xml:space="preserve"> and used the most suitable and ad</w:t>
      </w:r>
      <w:r>
        <w:t>va</w:t>
      </w:r>
      <w:r w:rsidR="005D27BA">
        <w:t>n</w:t>
      </w:r>
      <w:r>
        <w:t>ced solution to overcome the problem</w:t>
      </w:r>
      <w:r w:rsidR="005D27BA">
        <w:t xml:space="preserve"> which is to create a VR app to ease the understanding and expand the knowledge of water cycle to the students. Furthermore, the RAD methodology was used due to its </w:t>
      </w:r>
      <w:r w:rsidR="00F97AD0">
        <w:t>significant</w:t>
      </w:r>
      <w:r w:rsidR="005D27BA">
        <w:t xml:space="preserve"> a</w:t>
      </w:r>
      <w:r w:rsidR="00F97AD0">
        <w:t>dvantage in software developing</w:t>
      </w:r>
      <w:r w:rsidR="005D27BA">
        <w:t>.</w:t>
      </w:r>
      <w:r w:rsidR="00F97AD0">
        <w:t xml:space="preserve"> Literature</w:t>
      </w:r>
      <w:r w:rsidR="005D27BA">
        <w:t xml:space="preserve"> </w:t>
      </w:r>
      <w:r w:rsidR="00F97AD0">
        <w:t>review</w:t>
      </w:r>
      <w:r w:rsidR="005D27BA">
        <w:t xml:space="preserve"> was given a </w:t>
      </w:r>
      <w:r w:rsidR="00F97AD0">
        <w:t>considerable duration to get domain knowledge and see what previous work has been done in the domain.</w:t>
      </w:r>
      <w:r w:rsidR="00040D6A">
        <w:t xml:space="preserve"> In addition, we have used various computer tools and techniques in order to build charts, diagrams, etc. </w:t>
      </w:r>
    </w:p>
    <w:p w14:paraId="5D6E1B54" w14:textId="77777777" w:rsidR="00482EEC" w:rsidRDefault="00482EEC" w:rsidP="00482EEC">
      <w:pPr>
        <w:pStyle w:val="Heading2"/>
        <w:rPr>
          <w:b/>
          <w:bCs/>
          <w:color w:val="auto"/>
          <w:sz w:val="28"/>
          <w:szCs w:val="28"/>
        </w:rPr>
      </w:pPr>
    </w:p>
    <w:p w14:paraId="5FE4E1EC" w14:textId="00F3BCC3" w:rsidR="00F97AD0" w:rsidRPr="00482EEC" w:rsidRDefault="00E211D8" w:rsidP="00482EEC">
      <w:pPr>
        <w:pStyle w:val="Heading2"/>
        <w:rPr>
          <w:b/>
          <w:bCs/>
          <w:color w:val="auto"/>
          <w:sz w:val="28"/>
          <w:szCs w:val="28"/>
        </w:rPr>
      </w:pPr>
      <w:bookmarkStart w:id="149" w:name="_Toc15329559"/>
      <w:r w:rsidRPr="00482EEC">
        <w:rPr>
          <w:b/>
          <w:bCs/>
          <w:color w:val="auto"/>
          <w:sz w:val="28"/>
          <w:szCs w:val="28"/>
        </w:rPr>
        <w:t xml:space="preserve">4.2 </w:t>
      </w:r>
      <w:r w:rsidR="00040D6A" w:rsidRPr="00482EEC">
        <w:rPr>
          <w:b/>
          <w:bCs/>
          <w:color w:val="auto"/>
          <w:sz w:val="28"/>
          <w:szCs w:val="28"/>
        </w:rPr>
        <w:t>Future Work:</w:t>
      </w:r>
      <w:bookmarkEnd w:id="149"/>
    </w:p>
    <w:p w14:paraId="13766100" w14:textId="46F44644" w:rsidR="00040D6A" w:rsidRDefault="00040D6A" w:rsidP="00E211D8">
      <w:r>
        <w:t xml:space="preserve">The work to be continued involves translating the requirements specifications into an implementable design. </w:t>
      </w:r>
      <w:r w:rsidR="00E211D8">
        <w:t xml:space="preserve">Prototypes will be built to get users’ feedbacks and improve the prototypes according to the responses. </w:t>
      </w:r>
      <w:r>
        <w:t xml:space="preserve">The most important phase in future work is implementation in which we will be using most suitable programming language and technology. Another important </w:t>
      </w:r>
      <w:r w:rsidR="00E211D8">
        <w:t>phase is testing in which the software’s validity and verifiability is tested using different software strategies and metrics.</w:t>
      </w:r>
    </w:p>
    <w:p w14:paraId="1438BBC0" w14:textId="77777777" w:rsidR="009E162C" w:rsidRDefault="009E162C" w:rsidP="00B6128D"/>
    <w:p w14:paraId="5F878080" w14:textId="77777777" w:rsidR="009E162C" w:rsidRDefault="009E162C" w:rsidP="00B6128D"/>
    <w:p w14:paraId="6C59A0D7" w14:textId="77777777" w:rsidR="009E162C" w:rsidRDefault="009E162C" w:rsidP="00B6128D"/>
    <w:p w14:paraId="457C38FD" w14:textId="77777777" w:rsidR="009E162C" w:rsidRDefault="009E162C" w:rsidP="00B6128D"/>
    <w:p w14:paraId="49A31681" w14:textId="77777777" w:rsidR="009E162C" w:rsidRDefault="009E162C" w:rsidP="00B6128D"/>
    <w:p w14:paraId="10A32F7A" w14:textId="77777777" w:rsidR="009E162C" w:rsidRDefault="009E162C" w:rsidP="00B6128D"/>
    <w:p w14:paraId="5F612247" w14:textId="77777777" w:rsidR="009E162C" w:rsidRDefault="009E162C" w:rsidP="00B6128D"/>
    <w:p w14:paraId="2C6CD828" w14:textId="77777777" w:rsidR="009E162C" w:rsidRDefault="009E162C" w:rsidP="00B6128D"/>
    <w:p w14:paraId="66AD529E" w14:textId="77777777" w:rsidR="009E162C" w:rsidRDefault="009E162C" w:rsidP="00B6128D"/>
    <w:p w14:paraId="22475A4E" w14:textId="77777777" w:rsidR="009E162C" w:rsidRDefault="009E162C" w:rsidP="00B6128D"/>
    <w:p w14:paraId="2660332F" w14:textId="77777777" w:rsidR="009E162C" w:rsidRDefault="009E162C" w:rsidP="00B6128D"/>
    <w:p w14:paraId="53986B8A" w14:textId="77777777" w:rsidR="009E162C" w:rsidRDefault="009E162C" w:rsidP="00B6128D"/>
    <w:p w14:paraId="19626254" w14:textId="77777777" w:rsidR="009E162C" w:rsidRDefault="009E162C" w:rsidP="00B6128D"/>
    <w:p w14:paraId="6E62F825" w14:textId="77777777" w:rsidR="009E162C" w:rsidRDefault="009E162C" w:rsidP="00B6128D"/>
    <w:p w14:paraId="65D69628" w14:textId="77777777" w:rsidR="009E162C" w:rsidRDefault="009E162C" w:rsidP="00B6128D"/>
    <w:p w14:paraId="744B59F7" w14:textId="77777777" w:rsidR="009E162C" w:rsidRDefault="009E162C" w:rsidP="00B6128D"/>
    <w:p w14:paraId="09C745FB" w14:textId="77777777" w:rsidR="009E162C" w:rsidRDefault="009E162C" w:rsidP="00B6128D"/>
    <w:p w14:paraId="3CD45B5E" w14:textId="77777777" w:rsidR="009E162C" w:rsidRDefault="009E162C" w:rsidP="00B6128D"/>
    <w:p w14:paraId="33F93EA7" w14:textId="2B277114" w:rsidR="00B6128D" w:rsidRPr="00501D3A" w:rsidRDefault="00B6128D" w:rsidP="001101C9">
      <w:pPr>
        <w:rPr>
          <w:color w:val="333333"/>
          <w:shd w:val="clear" w:color="auto" w:fill="FFFFFF"/>
        </w:rPr>
      </w:pPr>
    </w:p>
    <w:bookmarkStart w:id="150" w:name="_Toc15329560" w:displacedByCustomXml="next"/>
    <w:sdt>
      <w:sdtPr>
        <w:rPr>
          <w:rFonts w:asciiTheme="minorHAnsi" w:eastAsiaTheme="minorHAnsi" w:hAnsiTheme="minorHAnsi" w:cstheme="minorBidi"/>
          <w:color w:val="auto"/>
          <w:sz w:val="22"/>
          <w:szCs w:val="22"/>
        </w:rPr>
        <w:id w:val="-957865527"/>
        <w:docPartObj>
          <w:docPartGallery w:val="Bibliographies"/>
          <w:docPartUnique/>
        </w:docPartObj>
      </w:sdtPr>
      <w:sdtContent>
        <w:p w14:paraId="1E289251" w14:textId="37F5957D" w:rsidR="00501D3A" w:rsidRPr="00482EEC" w:rsidRDefault="00501D3A">
          <w:pPr>
            <w:pStyle w:val="Heading1"/>
            <w:rPr>
              <w:b/>
              <w:bCs/>
              <w:color w:val="auto"/>
            </w:rPr>
          </w:pPr>
          <w:r w:rsidRPr="00482EEC">
            <w:rPr>
              <w:b/>
              <w:bCs/>
              <w:color w:val="auto"/>
            </w:rPr>
            <w:t>References</w:t>
          </w:r>
          <w:bookmarkEnd w:id="150"/>
        </w:p>
        <w:sdt>
          <w:sdtPr>
            <w:id w:val="-573587230"/>
            <w:bibliography/>
          </w:sdtPr>
          <w:sdtContent>
            <w:p w14:paraId="6501A394" w14:textId="77777777" w:rsidR="00B23417" w:rsidRDefault="00501D3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5"/>
              </w:tblGrid>
              <w:tr w:rsidR="00B23417" w14:paraId="05D031DB" w14:textId="77777777">
                <w:trPr>
                  <w:divId w:val="810173795"/>
                  <w:tblCellSpacing w:w="15" w:type="dxa"/>
                </w:trPr>
                <w:tc>
                  <w:tcPr>
                    <w:tcW w:w="50" w:type="pct"/>
                    <w:hideMark/>
                  </w:tcPr>
                  <w:p w14:paraId="7533EE4D" w14:textId="77777777" w:rsidR="00B23417" w:rsidRDefault="00B23417">
                    <w:pPr>
                      <w:pStyle w:val="Bibliography"/>
                      <w:rPr>
                        <w:noProof/>
                        <w:sz w:val="24"/>
                        <w:szCs w:val="24"/>
                      </w:rPr>
                    </w:pPr>
                    <w:r>
                      <w:rPr>
                        <w:noProof/>
                      </w:rPr>
                      <w:t xml:space="preserve">[1] </w:t>
                    </w:r>
                  </w:p>
                </w:tc>
                <w:tc>
                  <w:tcPr>
                    <w:tcW w:w="0" w:type="auto"/>
                    <w:hideMark/>
                  </w:tcPr>
                  <w:p w14:paraId="6449FF33" w14:textId="77777777" w:rsidR="00B23417" w:rsidRDefault="00B23417">
                    <w:pPr>
                      <w:pStyle w:val="Bibliography"/>
                      <w:rPr>
                        <w:noProof/>
                      </w:rPr>
                    </w:pPr>
                    <w:r>
                      <w:rPr>
                        <w:noProof/>
                      </w:rPr>
                      <w:t>S. Sukhin, "Splash Sim: A VR Experience in the Water Cycle - Apps on Google Play," Google, 10 2017. [Online]. Available: https://play.google.com/store/apps/details?id=com.splashsim.splashsim&amp;hl=en_US. [Accessed 28 7 2019].</w:t>
                    </w:r>
                  </w:p>
                </w:tc>
              </w:tr>
              <w:tr w:rsidR="00B23417" w14:paraId="4B5E3F0B" w14:textId="77777777">
                <w:trPr>
                  <w:divId w:val="810173795"/>
                  <w:tblCellSpacing w:w="15" w:type="dxa"/>
                </w:trPr>
                <w:tc>
                  <w:tcPr>
                    <w:tcW w:w="50" w:type="pct"/>
                    <w:hideMark/>
                  </w:tcPr>
                  <w:p w14:paraId="1F15485F" w14:textId="77777777" w:rsidR="00B23417" w:rsidRDefault="00B23417">
                    <w:pPr>
                      <w:pStyle w:val="Bibliography"/>
                      <w:rPr>
                        <w:noProof/>
                      </w:rPr>
                    </w:pPr>
                    <w:r>
                      <w:rPr>
                        <w:noProof/>
                      </w:rPr>
                      <w:t xml:space="preserve">[2] </w:t>
                    </w:r>
                  </w:p>
                </w:tc>
                <w:tc>
                  <w:tcPr>
                    <w:tcW w:w="0" w:type="auto"/>
                    <w:hideMark/>
                  </w:tcPr>
                  <w:p w14:paraId="0E8625A1" w14:textId="77777777" w:rsidR="00B23417" w:rsidRDefault="00B23417">
                    <w:pPr>
                      <w:pStyle w:val="Bibliography"/>
                      <w:rPr>
                        <w:noProof/>
                      </w:rPr>
                    </w:pPr>
                    <w:r>
                      <w:rPr>
                        <w:noProof/>
                      </w:rPr>
                      <w:t>A. V. Education, "Cicle de l'Aigua VR - Apps on Google Play," Google, 1 2016. [Online]. Available: https://play.google.com/store/apps/details?id=com.allvreducation.cicledelaigua&amp;hl=en. [Accessed 28 7 2019].</w:t>
                    </w:r>
                  </w:p>
                </w:tc>
              </w:tr>
              <w:tr w:rsidR="00B23417" w14:paraId="5BEDCC8E" w14:textId="77777777">
                <w:trPr>
                  <w:divId w:val="810173795"/>
                  <w:tblCellSpacing w:w="15" w:type="dxa"/>
                </w:trPr>
                <w:tc>
                  <w:tcPr>
                    <w:tcW w:w="50" w:type="pct"/>
                    <w:hideMark/>
                  </w:tcPr>
                  <w:p w14:paraId="79A5739E" w14:textId="77777777" w:rsidR="00B23417" w:rsidRDefault="00B23417">
                    <w:pPr>
                      <w:pStyle w:val="Bibliography"/>
                      <w:rPr>
                        <w:noProof/>
                      </w:rPr>
                    </w:pPr>
                    <w:r>
                      <w:rPr>
                        <w:noProof/>
                      </w:rPr>
                      <w:t xml:space="preserve">[3] </w:t>
                    </w:r>
                  </w:p>
                </w:tc>
                <w:tc>
                  <w:tcPr>
                    <w:tcW w:w="0" w:type="auto"/>
                    <w:hideMark/>
                  </w:tcPr>
                  <w:p w14:paraId="5B516072" w14:textId="77777777" w:rsidR="00B23417" w:rsidRDefault="00B23417">
                    <w:pPr>
                      <w:pStyle w:val="Bibliography"/>
                      <w:rPr>
                        <w:noProof/>
                      </w:rPr>
                    </w:pPr>
                    <w:r>
                      <w:rPr>
                        <w:noProof/>
                      </w:rPr>
                      <w:t>EUROCASE, "TABI The Water Cycle - Apps on Google Play," Google, 1 2016. [Online]. Available: https://play.google.com/store/apps/details?id=com.eurocase.hydrologic_cycle&amp;hl=en. [Accessed 28 7 2019].</w:t>
                    </w:r>
                  </w:p>
                </w:tc>
              </w:tr>
              <w:tr w:rsidR="00B23417" w14:paraId="5394C892" w14:textId="77777777">
                <w:trPr>
                  <w:divId w:val="810173795"/>
                  <w:tblCellSpacing w:w="15" w:type="dxa"/>
                </w:trPr>
                <w:tc>
                  <w:tcPr>
                    <w:tcW w:w="50" w:type="pct"/>
                    <w:hideMark/>
                  </w:tcPr>
                  <w:p w14:paraId="4CCD46F1" w14:textId="77777777" w:rsidR="00B23417" w:rsidRDefault="00B23417">
                    <w:pPr>
                      <w:pStyle w:val="Bibliography"/>
                      <w:rPr>
                        <w:noProof/>
                      </w:rPr>
                    </w:pPr>
                    <w:r>
                      <w:rPr>
                        <w:noProof/>
                      </w:rPr>
                      <w:t xml:space="preserve">[4] </w:t>
                    </w:r>
                  </w:p>
                </w:tc>
                <w:tc>
                  <w:tcPr>
                    <w:tcW w:w="0" w:type="auto"/>
                    <w:hideMark/>
                  </w:tcPr>
                  <w:p w14:paraId="7A275FD8" w14:textId="77777777" w:rsidR="00B23417" w:rsidRDefault="00B23417">
                    <w:pPr>
                      <w:pStyle w:val="Bibliography"/>
                      <w:rPr>
                        <w:noProof/>
                      </w:rPr>
                    </w:pPr>
                    <w:r>
                      <w:rPr>
                        <w:noProof/>
                      </w:rPr>
                      <w:t>S. Xpert, "</w:t>
                    </w:r>
                    <w:r>
                      <w:rPr>
                        <w:rFonts w:cs="Arial Unicode MS"/>
                        <w:noProof/>
                        <w:cs/>
                        <w:lang w:bidi="th-TH"/>
                      </w:rPr>
                      <w:t>วัฏจักรน้ำ</w:t>
                    </w:r>
                    <w:r>
                      <w:rPr>
                        <w:noProof/>
                      </w:rPr>
                      <w:t xml:space="preserve"> (Water Cycle) - Apps on Google Play," Google, 10 2018. [Online]. Available: https://play.google.com/store/apps/details?id=com.studioxpert.watercycle. [Accessed 28 7 2019].</w:t>
                    </w:r>
                  </w:p>
                </w:tc>
              </w:tr>
              <w:tr w:rsidR="00B23417" w14:paraId="084B1009" w14:textId="77777777" w:rsidTr="00B23417">
                <w:trPr>
                  <w:divId w:val="810173795"/>
                  <w:tblCellSpacing w:w="15" w:type="dxa"/>
                </w:trPr>
                <w:tc>
                  <w:tcPr>
                    <w:tcW w:w="50" w:type="pct"/>
                  </w:tcPr>
                  <w:p w14:paraId="0DDF607C" w14:textId="516DCEB2" w:rsidR="00B23417" w:rsidRDefault="00B23417">
                    <w:pPr>
                      <w:pStyle w:val="Bibliography"/>
                      <w:rPr>
                        <w:noProof/>
                      </w:rPr>
                    </w:pPr>
                  </w:p>
                </w:tc>
                <w:tc>
                  <w:tcPr>
                    <w:tcW w:w="0" w:type="auto"/>
                    <w:hideMark/>
                  </w:tcPr>
                  <w:p w14:paraId="4D85278C" w14:textId="02F16A38" w:rsidR="00B23417" w:rsidRDefault="00B23417">
                    <w:pPr>
                      <w:pStyle w:val="Bibliography"/>
                      <w:rPr>
                        <w:noProof/>
                      </w:rPr>
                    </w:pPr>
                  </w:p>
                </w:tc>
              </w:tr>
            </w:tbl>
            <w:p w14:paraId="42B2EB82" w14:textId="77777777" w:rsidR="00B23417" w:rsidRDefault="00B23417">
              <w:pPr>
                <w:divId w:val="810173795"/>
                <w:rPr>
                  <w:rFonts w:eastAsia="Times New Roman"/>
                  <w:noProof/>
                </w:rPr>
              </w:pPr>
            </w:p>
            <w:p w14:paraId="1581E254" w14:textId="54CC2D60" w:rsidR="00501D3A" w:rsidRDefault="00501D3A">
              <w:r>
                <w:rPr>
                  <w:b/>
                  <w:bCs/>
                  <w:noProof/>
                </w:rPr>
                <w:fldChar w:fldCharType="end"/>
              </w:r>
            </w:p>
          </w:sdtContent>
        </w:sdt>
      </w:sdtContent>
    </w:sdt>
    <w:p w14:paraId="7BE55C17" w14:textId="77777777" w:rsidR="00B6128D" w:rsidRDefault="00B6128D" w:rsidP="00B6128D">
      <w:pPr>
        <w:rPr>
          <w:color w:val="333333"/>
          <w:shd w:val="clear" w:color="auto" w:fill="FFFFFF"/>
        </w:rPr>
      </w:pPr>
    </w:p>
    <w:p w14:paraId="3D07CD95" w14:textId="77777777" w:rsidR="00940539" w:rsidRPr="00B02382" w:rsidRDefault="00940539" w:rsidP="00B02382">
      <w:pPr>
        <w:ind w:left="720"/>
        <w:rPr>
          <w:sz w:val="24"/>
          <w:szCs w:val="24"/>
        </w:rPr>
      </w:pPr>
    </w:p>
    <w:p w14:paraId="2D7FBE3E" w14:textId="493AE4F9" w:rsidR="00A13402" w:rsidRDefault="00FE30EC" w:rsidP="00A13402">
      <w:pPr>
        <w:rPr>
          <w:ins w:id="151" w:author="Microsoft Office User" w:date="2019-07-23T15:53:00Z"/>
        </w:rPr>
      </w:pPr>
      <w:ins w:id="152" w:author="Microsoft Office User" w:date="2019-07-23T15:52:00Z">
        <w:r>
          <w:t xml:space="preserve">Add description </w:t>
        </w:r>
      </w:ins>
      <w:ins w:id="153" w:author="Microsoft Office User" w:date="2019-07-23T15:53:00Z">
        <w:r>
          <w:t xml:space="preserve">tables </w:t>
        </w:r>
      </w:ins>
      <w:ins w:id="154" w:author="Microsoft Office User" w:date="2019-07-23T15:52:00Z">
        <w:r>
          <w:t>of the use cases</w:t>
        </w:r>
      </w:ins>
    </w:p>
    <w:p w14:paraId="646DBD66" w14:textId="6107CD2A" w:rsidR="00FE30EC" w:rsidRDefault="00FE30EC" w:rsidP="00A13402">
      <w:pPr>
        <w:rPr>
          <w:ins w:id="155" w:author="Microsoft Office User" w:date="2019-07-23T15:53:00Z"/>
        </w:rPr>
      </w:pPr>
    </w:p>
    <w:p w14:paraId="0356BFAB" w14:textId="736F07CF" w:rsidR="00FE30EC" w:rsidRDefault="00FE30EC" w:rsidP="00A13402">
      <w:pPr>
        <w:rPr>
          <w:ins w:id="156" w:author="Microsoft Office User" w:date="2019-07-23T15:53:00Z"/>
        </w:rPr>
      </w:pPr>
      <w:ins w:id="157" w:author="Microsoft Office User" w:date="2019-07-23T15:53:00Z">
        <w:r>
          <w:t>Add system sequence diagram</w:t>
        </w:r>
      </w:ins>
    </w:p>
    <w:p w14:paraId="058B8ADC" w14:textId="555ADABC" w:rsidR="00FE30EC" w:rsidRDefault="00FE30EC" w:rsidP="00A13402">
      <w:pPr>
        <w:rPr>
          <w:ins w:id="158" w:author="Microsoft Office User" w:date="2019-07-23T15:53:00Z"/>
        </w:rPr>
      </w:pPr>
    </w:p>
    <w:p w14:paraId="19863CB6" w14:textId="156779B6" w:rsidR="00FE30EC" w:rsidRDefault="00FE30EC" w:rsidP="00A13402">
      <w:pPr>
        <w:rPr>
          <w:ins w:id="159" w:author="Microsoft Office User" w:date="2019-07-23T15:53:00Z"/>
        </w:rPr>
      </w:pPr>
      <w:ins w:id="160" w:author="Microsoft Office User" w:date="2019-07-23T15:53:00Z">
        <w:r>
          <w:t>Chapter: Future Work</w:t>
        </w:r>
      </w:ins>
    </w:p>
    <w:p w14:paraId="3DB4EFA4" w14:textId="615A4D14" w:rsidR="00FE30EC" w:rsidRDefault="00FE30EC" w:rsidP="00A13402">
      <w:pPr>
        <w:rPr>
          <w:ins w:id="161" w:author="Microsoft Office User" w:date="2019-07-23T15:53:00Z"/>
        </w:rPr>
      </w:pPr>
    </w:p>
    <w:p w14:paraId="604BE4AF" w14:textId="1361728A" w:rsidR="00FE30EC" w:rsidRDefault="00FE30EC" w:rsidP="00A13402">
      <w:ins w:id="162" w:author="Microsoft Office User" w:date="2019-07-23T15:53:00Z">
        <w:r>
          <w:t>Refrerences</w:t>
        </w:r>
      </w:ins>
    </w:p>
    <w:p w14:paraId="402BE1FD" w14:textId="77777777" w:rsidR="001519A6" w:rsidRPr="00A13402" w:rsidRDefault="001519A6" w:rsidP="00A13402"/>
    <w:sectPr w:rsidR="001519A6" w:rsidRPr="00A13402" w:rsidSect="00367F0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99E67" w14:textId="77777777" w:rsidR="00F34919" w:rsidRDefault="00F34919" w:rsidP="00A27AF2">
      <w:pPr>
        <w:spacing w:after="0" w:line="240" w:lineRule="auto"/>
      </w:pPr>
      <w:r>
        <w:separator/>
      </w:r>
    </w:p>
  </w:endnote>
  <w:endnote w:type="continuationSeparator" w:id="0">
    <w:p w14:paraId="4885B591" w14:textId="77777777" w:rsidR="00F34919" w:rsidRDefault="00F34919" w:rsidP="00A2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523422"/>
      <w:docPartObj>
        <w:docPartGallery w:val="Page Numbers (Bottom of Page)"/>
        <w:docPartUnique/>
      </w:docPartObj>
    </w:sdtPr>
    <w:sdtEndPr>
      <w:rPr>
        <w:noProof/>
      </w:rPr>
    </w:sdtEndPr>
    <w:sdtContent>
      <w:p w14:paraId="7CB2705B" w14:textId="1D07DFC8" w:rsidR="00367F08" w:rsidRDefault="00367F08">
        <w:pPr>
          <w:pStyle w:val="Footer"/>
          <w:jc w:val="right"/>
        </w:pPr>
        <w:r>
          <w:fldChar w:fldCharType="begin"/>
        </w:r>
        <w:r>
          <w:instrText xml:space="preserve"> PAGE   \* MERGEFORMAT </w:instrText>
        </w:r>
        <w:r>
          <w:fldChar w:fldCharType="separate"/>
        </w:r>
        <w:r w:rsidR="0046674A">
          <w:rPr>
            <w:noProof/>
          </w:rPr>
          <w:t>1</w:t>
        </w:r>
        <w:r>
          <w:rPr>
            <w:noProof/>
          </w:rPr>
          <w:fldChar w:fldCharType="end"/>
        </w:r>
      </w:p>
    </w:sdtContent>
  </w:sdt>
  <w:p w14:paraId="60DCC426" w14:textId="77777777" w:rsidR="00D47BD9" w:rsidRDefault="00D47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FD68C" w14:textId="77777777" w:rsidR="00F34919" w:rsidRDefault="00F34919" w:rsidP="00A27AF2">
      <w:pPr>
        <w:spacing w:after="0" w:line="240" w:lineRule="auto"/>
      </w:pPr>
      <w:r>
        <w:separator/>
      </w:r>
    </w:p>
  </w:footnote>
  <w:footnote w:type="continuationSeparator" w:id="0">
    <w:p w14:paraId="755BB7E5" w14:textId="77777777" w:rsidR="00F34919" w:rsidRDefault="00F34919" w:rsidP="00A27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A205" w14:textId="364538CF" w:rsidR="00D47BD9" w:rsidRDefault="00D47BD9" w:rsidP="00367F08">
    <w:pPr>
      <w:pStyle w:val="Header"/>
    </w:pPr>
  </w:p>
  <w:p w14:paraId="143BCEEE" w14:textId="77777777" w:rsidR="00D47BD9" w:rsidRDefault="00D47B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E7E"/>
    <w:multiLevelType w:val="hybridMultilevel"/>
    <w:tmpl w:val="BA22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5131E1"/>
    <w:multiLevelType w:val="hybridMultilevel"/>
    <w:tmpl w:val="A55A0BF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6255A0"/>
    <w:multiLevelType w:val="hybridMultilevel"/>
    <w:tmpl w:val="DFB846D4"/>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20588"/>
    <w:multiLevelType w:val="hybridMultilevel"/>
    <w:tmpl w:val="AAFAA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BC5534"/>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7A25969"/>
    <w:multiLevelType w:val="hybridMultilevel"/>
    <w:tmpl w:val="C10A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E7CAF"/>
    <w:multiLevelType w:val="hybridMultilevel"/>
    <w:tmpl w:val="4568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52E0A"/>
    <w:multiLevelType w:val="hybridMultilevel"/>
    <w:tmpl w:val="8C60C07E"/>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F2FE6"/>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86062"/>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6D4A75"/>
    <w:multiLevelType w:val="hybridMultilevel"/>
    <w:tmpl w:val="57DCE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90721E8"/>
    <w:multiLevelType w:val="hybridMultilevel"/>
    <w:tmpl w:val="D9C8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C65F1C"/>
    <w:multiLevelType w:val="hybridMultilevel"/>
    <w:tmpl w:val="0D76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627B"/>
    <w:multiLevelType w:val="hybridMultilevel"/>
    <w:tmpl w:val="8F08B26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231DA2"/>
    <w:multiLevelType w:val="hybridMultilevel"/>
    <w:tmpl w:val="14DC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4A032D"/>
    <w:multiLevelType w:val="hybridMultilevel"/>
    <w:tmpl w:val="ED9612AC"/>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1F39BB"/>
    <w:multiLevelType w:val="hybridMultilevel"/>
    <w:tmpl w:val="D316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401167"/>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C270043"/>
    <w:multiLevelType w:val="hybridMultilevel"/>
    <w:tmpl w:val="66B23700"/>
    <w:lvl w:ilvl="0" w:tplc="A7A4B9D6">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5FB02F92"/>
    <w:multiLevelType w:val="hybridMultilevel"/>
    <w:tmpl w:val="3F481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7C4000"/>
    <w:multiLevelType w:val="hybridMultilevel"/>
    <w:tmpl w:val="AF804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535F29"/>
    <w:multiLevelType w:val="hybridMultilevel"/>
    <w:tmpl w:val="254A08E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B00ED4"/>
    <w:multiLevelType w:val="hybridMultilevel"/>
    <w:tmpl w:val="CE2CF294"/>
    <w:lvl w:ilvl="0" w:tplc="0FF483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D96687E"/>
    <w:multiLevelType w:val="hybridMultilevel"/>
    <w:tmpl w:val="51E2B552"/>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465F95"/>
    <w:multiLevelType w:val="multilevel"/>
    <w:tmpl w:val="D9BA4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368304F"/>
    <w:multiLevelType w:val="hybridMultilevel"/>
    <w:tmpl w:val="0004E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B1115FB"/>
    <w:multiLevelType w:val="hybridMultilevel"/>
    <w:tmpl w:val="DBDA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
  </w:num>
  <w:num w:numId="3">
    <w:abstractNumId w:val="6"/>
  </w:num>
  <w:num w:numId="4">
    <w:abstractNumId w:val="12"/>
  </w:num>
  <w:num w:numId="5">
    <w:abstractNumId w:val="22"/>
  </w:num>
  <w:num w:numId="6">
    <w:abstractNumId w:val="20"/>
  </w:num>
  <w:num w:numId="7">
    <w:abstractNumId w:val="1"/>
  </w:num>
  <w:num w:numId="8">
    <w:abstractNumId w:val="14"/>
  </w:num>
  <w:num w:numId="9">
    <w:abstractNumId w:val="25"/>
  </w:num>
  <w:num w:numId="10">
    <w:abstractNumId w:val="11"/>
  </w:num>
  <w:num w:numId="11">
    <w:abstractNumId w:val="5"/>
  </w:num>
  <w:num w:numId="12">
    <w:abstractNumId w:val="18"/>
  </w:num>
  <w:num w:numId="13">
    <w:abstractNumId w:val="4"/>
  </w:num>
  <w:num w:numId="14">
    <w:abstractNumId w:val="17"/>
  </w:num>
  <w:num w:numId="15">
    <w:abstractNumId w:val="9"/>
  </w:num>
  <w:num w:numId="16">
    <w:abstractNumId w:val="8"/>
  </w:num>
  <w:num w:numId="17">
    <w:abstractNumId w:val="13"/>
  </w:num>
  <w:num w:numId="18">
    <w:abstractNumId w:val="23"/>
  </w:num>
  <w:num w:numId="19">
    <w:abstractNumId w:val="15"/>
  </w:num>
  <w:num w:numId="20">
    <w:abstractNumId w:val="7"/>
  </w:num>
  <w:num w:numId="21">
    <w:abstractNumId w:val="2"/>
  </w:num>
  <w:num w:numId="22">
    <w:abstractNumId w:val="21"/>
  </w:num>
  <w:num w:numId="23">
    <w:abstractNumId w:val="0"/>
  </w:num>
  <w:num w:numId="24">
    <w:abstractNumId w:val="10"/>
  </w:num>
  <w:num w:numId="25">
    <w:abstractNumId w:val="26"/>
  </w:num>
  <w:num w:numId="26">
    <w:abstractNumId w:val="19"/>
  </w:num>
  <w:num w:numId="2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oman Ali">
    <w15:presenceInfo w15:providerId="None" w15:userId="Noman 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330B"/>
    <w:rsid w:val="001101C9"/>
    <w:rsid w:val="001519A6"/>
    <w:rsid w:val="001709AB"/>
    <w:rsid w:val="00185F8A"/>
    <w:rsid w:val="00187AEB"/>
    <w:rsid w:val="001D616E"/>
    <w:rsid w:val="001E6C70"/>
    <w:rsid w:val="001E6ED4"/>
    <w:rsid w:val="00214F12"/>
    <w:rsid w:val="0022223B"/>
    <w:rsid w:val="0023299F"/>
    <w:rsid w:val="00237A03"/>
    <w:rsid w:val="00245A5B"/>
    <w:rsid w:val="00247ED5"/>
    <w:rsid w:val="00312660"/>
    <w:rsid w:val="00320303"/>
    <w:rsid w:val="00345C09"/>
    <w:rsid w:val="00366ABE"/>
    <w:rsid w:val="00367F08"/>
    <w:rsid w:val="00370219"/>
    <w:rsid w:val="0039797E"/>
    <w:rsid w:val="003B2D17"/>
    <w:rsid w:val="003C0AE9"/>
    <w:rsid w:val="003D2705"/>
    <w:rsid w:val="003F6084"/>
    <w:rsid w:val="00406099"/>
    <w:rsid w:val="0041328E"/>
    <w:rsid w:val="00413E5D"/>
    <w:rsid w:val="00420CB2"/>
    <w:rsid w:val="0046674A"/>
    <w:rsid w:val="0048296E"/>
    <w:rsid w:val="00482EEC"/>
    <w:rsid w:val="004D1432"/>
    <w:rsid w:val="004D2286"/>
    <w:rsid w:val="004D5F0C"/>
    <w:rsid w:val="00501D3A"/>
    <w:rsid w:val="005252E5"/>
    <w:rsid w:val="005435F7"/>
    <w:rsid w:val="005548BE"/>
    <w:rsid w:val="005C3450"/>
    <w:rsid w:val="005D27BA"/>
    <w:rsid w:val="005E2F25"/>
    <w:rsid w:val="005E3B9C"/>
    <w:rsid w:val="00677415"/>
    <w:rsid w:val="00680A96"/>
    <w:rsid w:val="006944B9"/>
    <w:rsid w:val="006B7C28"/>
    <w:rsid w:val="006C7B53"/>
    <w:rsid w:val="006F5872"/>
    <w:rsid w:val="0071192F"/>
    <w:rsid w:val="00740C2E"/>
    <w:rsid w:val="00743A16"/>
    <w:rsid w:val="00745FD5"/>
    <w:rsid w:val="00752103"/>
    <w:rsid w:val="00762D34"/>
    <w:rsid w:val="0079489E"/>
    <w:rsid w:val="007A2B63"/>
    <w:rsid w:val="007A4CEF"/>
    <w:rsid w:val="007A7D37"/>
    <w:rsid w:val="007B43A5"/>
    <w:rsid w:val="007F4293"/>
    <w:rsid w:val="008371A2"/>
    <w:rsid w:val="00851987"/>
    <w:rsid w:val="00855327"/>
    <w:rsid w:val="008714EE"/>
    <w:rsid w:val="008E7D82"/>
    <w:rsid w:val="00940539"/>
    <w:rsid w:val="0094490B"/>
    <w:rsid w:val="009472CF"/>
    <w:rsid w:val="009E162C"/>
    <w:rsid w:val="00A1308F"/>
    <w:rsid w:val="00A13402"/>
    <w:rsid w:val="00A27AF2"/>
    <w:rsid w:val="00AB46F1"/>
    <w:rsid w:val="00AE0056"/>
    <w:rsid w:val="00AE63A5"/>
    <w:rsid w:val="00AF6BB7"/>
    <w:rsid w:val="00B02382"/>
    <w:rsid w:val="00B23417"/>
    <w:rsid w:val="00B6128D"/>
    <w:rsid w:val="00B62601"/>
    <w:rsid w:val="00B7028E"/>
    <w:rsid w:val="00B9068F"/>
    <w:rsid w:val="00BC45C2"/>
    <w:rsid w:val="00C1284A"/>
    <w:rsid w:val="00C2045E"/>
    <w:rsid w:val="00C2328E"/>
    <w:rsid w:val="00C35D66"/>
    <w:rsid w:val="00C84C49"/>
    <w:rsid w:val="00CA7128"/>
    <w:rsid w:val="00CC6133"/>
    <w:rsid w:val="00D03A12"/>
    <w:rsid w:val="00D06BDA"/>
    <w:rsid w:val="00D1167F"/>
    <w:rsid w:val="00D47BD9"/>
    <w:rsid w:val="00D60290"/>
    <w:rsid w:val="00D92934"/>
    <w:rsid w:val="00DC3607"/>
    <w:rsid w:val="00E211D8"/>
    <w:rsid w:val="00E22213"/>
    <w:rsid w:val="00E276BF"/>
    <w:rsid w:val="00E27A1E"/>
    <w:rsid w:val="00E32F64"/>
    <w:rsid w:val="00E34532"/>
    <w:rsid w:val="00E37FEA"/>
    <w:rsid w:val="00E72AAE"/>
    <w:rsid w:val="00ED5B77"/>
    <w:rsid w:val="00EE4A6E"/>
    <w:rsid w:val="00EE6F4E"/>
    <w:rsid w:val="00EF1111"/>
    <w:rsid w:val="00F02748"/>
    <w:rsid w:val="00F10876"/>
    <w:rsid w:val="00F24DD4"/>
    <w:rsid w:val="00F34919"/>
    <w:rsid w:val="00F55D12"/>
    <w:rsid w:val="00F6091A"/>
    <w:rsid w:val="00F6586C"/>
    <w:rsid w:val="00F81E81"/>
    <w:rsid w:val="00F83574"/>
    <w:rsid w:val="00F97AD0"/>
    <w:rsid w:val="00FB5903"/>
    <w:rsid w:val="00FC1DCD"/>
    <w:rsid w:val="00FE30EC"/>
    <w:rsid w:val="00FE58EF"/>
    <w:rsid w:val="00FE68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4ACD7"/>
  <w15:chartTrackingRefBased/>
  <w15:docId w15:val="{C089B388-E574-4235-8522-443E082D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5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unhideWhenUsed/>
    <w:qFormat/>
    <w:rsid w:val="007B43A5"/>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330B"/>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rsid w:val="007B43A5"/>
    <w:rPr>
      <w:rFonts w:ascii="Times New Roman" w:eastAsia="SimSun" w:hAnsi="Times New Roman" w:cs="Times New Roman"/>
      <w:b/>
      <w:sz w:val="24"/>
      <w:szCs w:val="24"/>
      <w:lang w:val="en-GB" w:eastAsia="zh-CN"/>
    </w:rPr>
  </w:style>
  <w:style w:type="character" w:styleId="Hyperlink">
    <w:name w:val="Hyperlink"/>
    <w:basedOn w:val="DefaultParagraphFont"/>
    <w:uiPriority w:val="99"/>
    <w:unhideWhenUsed/>
    <w:rsid w:val="007B43A5"/>
    <w:rPr>
      <w:color w:val="0000FF"/>
      <w:u w:val="single"/>
    </w:rPr>
  </w:style>
  <w:style w:type="paragraph" w:styleId="TableofFigures">
    <w:name w:val="table of figures"/>
    <w:basedOn w:val="Normal"/>
    <w:next w:val="Normal"/>
    <w:uiPriority w:val="99"/>
    <w:unhideWhenUsed/>
    <w:rsid w:val="007B43A5"/>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ListParagraph">
    <w:name w:val="List Paragraph"/>
    <w:basedOn w:val="Normal"/>
    <w:uiPriority w:val="34"/>
    <w:qFormat/>
    <w:rsid w:val="007B43A5"/>
    <w:pPr>
      <w:ind w:left="720"/>
      <w:contextualSpacing/>
    </w:pPr>
  </w:style>
  <w:style w:type="table" w:styleId="TableGrid">
    <w:name w:val="Table Grid"/>
    <w:basedOn w:val="TableNormal"/>
    <w:uiPriority w:val="39"/>
    <w:rsid w:val="009449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4490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E30EC"/>
    <w:rPr>
      <w:sz w:val="16"/>
      <w:szCs w:val="16"/>
    </w:rPr>
  </w:style>
  <w:style w:type="paragraph" w:styleId="CommentText">
    <w:name w:val="annotation text"/>
    <w:basedOn w:val="Normal"/>
    <w:link w:val="CommentTextChar"/>
    <w:uiPriority w:val="99"/>
    <w:semiHidden/>
    <w:unhideWhenUsed/>
    <w:rsid w:val="00FE30EC"/>
    <w:pPr>
      <w:spacing w:line="240" w:lineRule="auto"/>
    </w:pPr>
    <w:rPr>
      <w:sz w:val="20"/>
      <w:szCs w:val="20"/>
    </w:rPr>
  </w:style>
  <w:style w:type="character" w:customStyle="1" w:styleId="CommentTextChar">
    <w:name w:val="Comment Text Char"/>
    <w:basedOn w:val="DefaultParagraphFont"/>
    <w:link w:val="CommentText"/>
    <w:uiPriority w:val="99"/>
    <w:semiHidden/>
    <w:rsid w:val="00FE30EC"/>
    <w:rPr>
      <w:sz w:val="20"/>
      <w:szCs w:val="20"/>
    </w:rPr>
  </w:style>
  <w:style w:type="paragraph" w:styleId="CommentSubject">
    <w:name w:val="annotation subject"/>
    <w:basedOn w:val="CommentText"/>
    <w:next w:val="CommentText"/>
    <w:link w:val="CommentSubjectChar"/>
    <w:uiPriority w:val="99"/>
    <w:semiHidden/>
    <w:unhideWhenUsed/>
    <w:rsid w:val="00FE30EC"/>
    <w:rPr>
      <w:b/>
      <w:bCs/>
    </w:rPr>
  </w:style>
  <w:style w:type="character" w:customStyle="1" w:styleId="CommentSubjectChar">
    <w:name w:val="Comment Subject Char"/>
    <w:basedOn w:val="CommentTextChar"/>
    <w:link w:val="CommentSubject"/>
    <w:uiPriority w:val="99"/>
    <w:semiHidden/>
    <w:rsid w:val="00FE30EC"/>
    <w:rPr>
      <w:b/>
      <w:bCs/>
      <w:sz w:val="20"/>
      <w:szCs w:val="20"/>
    </w:rPr>
  </w:style>
  <w:style w:type="paragraph" w:styleId="BalloonText">
    <w:name w:val="Balloon Text"/>
    <w:basedOn w:val="Normal"/>
    <w:link w:val="BalloonTextChar"/>
    <w:uiPriority w:val="99"/>
    <w:semiHidden/>
    <w:unhideWhenUsed/>
    <w:rsid w:val="00FE30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0EC"/>
    <w:rPr>
      <w:rFonts w:ascii="Times New Roman" w:hAnsi="Times New Roman" w:cs="Times New Roman"/>
      <w:sz w:val="18"/>
      <w:szCs w:val="18"/>
    </w:rPr>
  </w:style>
  <w:style w:type="character" w:customStyle="1" w:styleId="Heading1Char">
    <w:name w:val="Heading 1 Char"/>
    <w:basedOn w:val="DefaultParagraphFont"/>
    <w:link w:val="Heading1"/>
    <w:uiPriority w:val="9"/>
    <w:rsid w:val="00185F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F8A"/>
    <w:pPr>
      <w:outlineLvl w:val="9"/>
    </w:pPr>
  </w:style>
  <w:style w:type="paragraph" w:styleId="TOC2">
    <w:name w:val="toc 2"/>
    <w:basedOn w:val="Normal"/>
    <w:next w:val="Normal"/>
    <w:autoRedefine/>
    <w:uiPriority w:val="39"/>
    <w:unhideWhenUsed/>
    <w:rsid w:val="00185F8A"/>
    <w:pPr>
      <w:spacing w:after="100"/>
      <w:ind w:left="220"/>
    </w:pPr>
    <w:rPr>
      <w:rFonts w:eastAsiaTheme="minorEastAsia" w:cs="Times New Roman"/>
    </w:rPr>
  </w:style>
  <w:style w:type="paragraph" w:styleId="TOC1">
    <w:name w:val="toc 1"/>
    <w:basedOn w:val="Heading1"/>
    <w:next w:val="Normal"/>
    <w:autoRedefine/>
    <w:uiPriority w:val="39"/>
    <w:unhideWhenUsed/>
    <w:rsid w:val="0022223B"/>
    <w:pPr>
      <w:tabs>
        <w:tab w:val="right" w:leader="dot" w:pos="9017"/>
      </w:tabs>
      <w:spacing w:after="100"/>
    </w:pPr>
    <w:rPr>
      <w:rFonts w:eastAsiaTheme="minorEastAsia" w:cstheme="majorHAnsi"/>
      <w:b/>
      <w:bCs/>
      <w:color w:val="auto"/>
      <w:sz w:val="28"/>
      <w:szCs w:val="28"/>
    </w:rPr>
  </w:style>
  <w:style w:type="paragraph" w:styleId="TOC3">
    <w:name w:val="toc 3"/>
    <w:basedOn w:val="Normal"/>
    <w:next w:val="Normal"/>
    <w:autoRedefine/>
    <w:uiPriority w:val="39"/>
    <w:unhideWhenUsed/>
    <w:rsid w:val="00185F8A"/>
    <w:pPr>
      <w:spacing w:after="100"/>
      <w:ind w:left="440"/>
    </w:pPr>
    <w:rPr>
      <w:rFonts w:eastAsiaTheme="minorEastAsia" w:cs="Times New Roman"/>
    </w:rPr>
  </w:style>
  <w:style w:type="paragraph" w:styleId="Header">
    <w:name w:val="header"/>
    <w:basedOn w:val="Normal"/>
    <w:link w:val="HeaderChar"/>
    <w:uiPriority w:val="99"/>
    <w:unhideWhenUsed/>
    <w:rsid w:val="00A27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F2"/>
  </w:style>
  <w:style w:type="paragraph" w:styleId="Footer">
    <w:name w:val="footer"/>
    <w:basedOn w:val="Normal"/>
    <w:link w:val="FooterChar"/>
    <w:uiPriority w:val="99"/>
    <w:unhideWhenUsed/>
    <w:rsid w:val="00A27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F2"/>
  </w:style>
  <w:style w:type="paragraph" w:styleId="EndnoteText">
    <w:name w:val="endnote text"/>
    <w:basedOn w:val="Normal"/>
    <w:link w:val="EndnoteTextChar"/>
    <w:uiPriority w:val="99"/>
    <w:semiHidden/>
    <w:unhideWhenUsed/>
    <w:rsid w:val="00B6260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2601"/>
    <w:rPr>
      <w:sz w:val="20"/>
      <w:szCs w:val="20"/>
    </w:rPr>
  </w:style>
  <w:style w:type="character" w:styleId="EndnoteReference">
    <w:name w:val="endnote reference"/>
    <w:basedOn w:val="DefaultParagraphFont"/>
    <w:uiPriority w:val="99"/>
    <w:semiHidden/>
    <w:unhideWhenUsed/>
    <w:rsid w:val="00B62601"/>
    <w:rPr>
      <w:vertAlign w:val="superscript"/>
    </w:rPr>
  </w:style>
  <w:style w:type="paragraph" w:styleId="FootnoteText">
    <w:name w:val="footnote text"/>
    <w:basedOn w:val="Normal"/>
    <w:link w:val="FootnoteTextChar"/>
    <w:uiPriority w:val="99"/>
    <w:semiHidden/>
    <w:unhideWhenUsed/>
    <w:rsid w:val="00B626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2601"/>
    <w:rPr>
      <w:sz w:val="20"/>
      <w:szCs w:val="20"/>
    </w:rPr>
  </w:style>
  <w:style w:type="character" w:styleId="FootnoteReference">
    <w:name w:val="footnote reference"/>
    <w:basedOn w:val="DefaultParagraphFont"/>
    <w:uiPriority w:val="99"/>
    <w:semiHidden/>
    <w:unhideWhenUsed/>
    <w:rsid w:val="00B62601"/>
    <w:rPr>
      <w:vertAlign w:val="superscript"/>
    </w:rPr>
  </w:style>
  <w:style w:type="paragraph" w:styleId="Bibliography">
    <w:name w:val="Bibliography"/>
    <w:basedOn w:val="Normal"/>
    <w:next w:val="Normal"/>
    <w:uiPriority w:val="37"/>
    <w:unhideWhenUsed/>
    <w:rsid w:val="00AE63A5"/>
  </w:style>
  <w:style w:type="character" w:customStyle="1" w:styleId="Heading2Char">
    <w:name w:val="Heading 2 Char"/>
    <w:basedOn w:val="DefaultParagraphFont"/>
    <w:link w:val="Heading2"/>
    <w:uiPriority w:val="9"/>
    <w:rsid w:val="00AB46F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67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F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8553">
      <w:bodyDiv w:val="1"/>
      <w:marLeft w:val="0"/>
      <w:marRight w:val="0"/>
      <w:marTop w:val="0"/>
      <w:marBottom w:val="0"/>
      <w:divBdr>
        <w:top w:val="none" w:sz="0" w:space="0" w:color="auto"/>
        <w:left w:val="none" w:sz="0" w:space="0" w:color="auto"/>
        <w:bottom w:val="none" w:sz="0" w:space="0" w:color="auto"/>
        <w:right w:val="none" w:sz="0" w:space="0" w:color="auto"/>
      </w:divBdr>
    </w:div>
    <w:div w:id="71390925">
      <w:bodyDiv w:val="1"/>
      <w:marLeft w:val="0"/>
      <w:marRight w:val="0"/>
      <w:marTop w:val="0"/>
      <w:marBottom w:val="0"/>
      <w:divBdr>
        <w:top w:val="none" w:sz="0" w:space="0" w:color="auto"/>
        <w:left w:val="none" w:sz="0" w:space="0" w:color="auto"/>
        <w:bottom w:val="none" w:sz="0" w:space="0" w:color="auto"/>
        <w:right w:val="none" w:sz="0" w:space="0" w:color="auto"/>
      </w:divBdr>
    </w:div>
    <w:div w:id="130027084">
      <w:bodyDiv w:val="1"/>
      <w:marLeft w:val="0"/>
      <w:marRight w:val="0"/>
      <w:marTop w:val="0"/>
      <w:marBottom w:val="0"/>
      <w:divBdr>
        <w:top w:val="none" w:sz="0" w:space="0" w:color="auto"/>
        <w:left w:val="none" w:sz="0" w:space="0" w:color="auto"/>
        <w:bottom w:val="none" w:sz="0" w:space="0" w:color="auto"/>
        <w:right w:val="none" w:sz="0" w:space="0" w:color="auto"/>
      </w:divBdr>
    </w:div>
    <w:div w:id="156113404">
      <w:bodyDiv w:val="1"/>
      <w:marLeft w:val="0"/>
      <w:marRight w:val="0"/>
      <w:marTop w:val="0"/>
      <w:marBottom w:val="0"/>
      <w:divBdr>
        <w:top w:val="none" w:sz="0" w:space="0" w:color="auto"/>
        <w:left w:val="none" w:sz="0" w:space="0" w:color="auto"/>
        <w:bottom w:val="none" w:sz="0" w:space="0" w:color="auto"/>
        <w:right w:val="none" w:sz="0" w:space="0" w:color="auto"/>
      </w:divBdr>
    </w:div>
    <w:div w:id="193737104">
      <w:bodyDiv w:val="1"/>
      <w:marLeft w:val="0"/>
      <w:marRight w:val="0"/>
      <w:marTop w:val="0"/>
      <w:marBottom w:val="0"/>
      <w:divBdr>
        <w:top w:val="none" w:sz="0" w:space="0" w:color="auto"/>
        <w:left w:val="none" w:sz="0" w:space="0" w:color="auto"/>
        <w:bottom w:val="none" w:sz="0" w:space="0" w:color="auto"/>
        <w:right w:val="none" w:sz="0" w:space="0" w:color="auto"/>
      </w:divBdr>
    </w:div>
    <w:div w:id="238252971">
      <w:bodyDiv w:val="1"/>
      <w:marLeft w:val="0"/>
      <w:marRight w:val="0"/>
      <w:marTop w:val="0"/>
      <w:marBottom w:val="0"/>
      <w:divBdr>
        <w:top w:val="none" w:sz="0" w:space="0" w:color="auto"/>
        <w:left w:val="none" w:sz="0" w:space="0" w:color="auto"/>
        <w:bottom w:val="none" w:sz="0" w:space="0" w:color="auto"/>
        <w:right w:val="none" w:sz="0" w:space="0" w:color="auto"/>
      </w:divBdr>
    </w:div>
    <w:div w:id="256642434">
      <w:bodyDiv w:val="1"/>
      <w:marLeft w:val="0"/>
      <w:marRight w:val="0"/>
      <w:marTop w:val="0"/>
      <w:marBottom w:val="0"/>
      <w:divBdr>
        <w:top w:val="none" w:sz="0" w:space="0" w:color="auto"/>
        <w:left w:val="none" w:sz="0" w:space="0" w:color="auto"/>
        <w:bottom w:val="none" w:sz="0" w:space="0" w:color="auto"/>
        <w:right w:val="none" w:sz="0" w:space="0" w:color="auto"/>
      </w:divBdr>
    </w:div>
    <w:div w:id="310789995">
      <w:bodyDiv w:val="1"/>
      <w:marLeft w:val="0"/>
      <w:marRight w:val="0"/>
      <w:marTop w:val="0"/>
      <w:marBottom w:val="0"/>
      <w:divBdr>
        <w:top w:val="none" w:sz="0" w:space="0" w:color="auto"/>
        <w:left w:val="none" w:sz="0" w:space="0" w:color="auto"/>
        <w:bottom w:val="none" w:sz="0" w:space="0" w:color="auto"/>
        <w:right w:val="none" w:sz="0" w:space="0" w:color="auto"/>
      </w:divBdr>
    </w:div>
    <w:div w:id="326977384">
      <w:bodyDiv w:val="1"/>
      <w:marLeft w:val="0"/>
      <w:marRight w:val="0"/>
      <w:marTop w:val="0"/>
      <w:marBottom w:val="0"/>
      <w:divBdr>
        <w:top w:val="none" w:sz="0" w:space="0" w:color="auto"/>
        <w:left w:val="none" w:sz="0" w:space="0" w:color="auto"/>
        <w:bottom w:val="none" w:sz="0" w:space="0" w:color="auto"/>
        <w:right w:val="none" w:sz="0" w:space="0" w:color="auto"/>
      </w:divBdr>
    </w:div>
    <w:div w:id="361594111">
      <w:bodyDiv w:val="1"/>
      <w:marLeft w:val="0"/>
      <w:marRight w:val="0"/>
      <w:marTop w:val="0"/>
      <w:marBottom w:val="0"/>
      <w:divBdr>
        <w:top w:val="none" w:sz="0" w:space="0" w:color="auto"/>
        <w:left w:val="none" w:sz="0" w:space="0" w:color="auto"/>
        <w:bottom w:val="none" w:sz="0" w:space="0" w:color="auto"/>
        <w:right w:val="none" w:sz="0" w:space="0" w:color="auto"/>
      </w:divBdr>
    </w:div>
    <w:div w:id="373386830">
      <w:bodyDiv w:val="1"/>
      <w:marLeft w:val="0"/>
      <w:marRight w:val="0"/>
      <w:marTop w:val="0"/>
      <w:marBottom w:val="0"/>
      <w:divBdr>
        <w:top w:val="none" w:sz="0" w:space="0" w:color="auto"/>
        <w:left w:val="none" w:sz="0" w:space="0" w:color="auto"/>
        <w:bottom w:val="none" w:sz="0" w:space="0" w:color="auto"/>
        <w:right w:val="none" w:sz="0" w:space="0" w:color="auto"/>
      </w:divBdr>
    </w:div>
    <w:div w:id="488522869">
      <w:bodyDiv w:val="1"/>
      <w:marLeft w:val="0"/>
      <w:marRight w:val="0"/>
      <w:marTop w:val="0"/>
      <w:marBottom w:val="0"/>
      <w:divBdr>
        <w:top w:val="none" w:sz="0" w:space="0" w:color="auto"/>
        <w:left w:val="none" w:sz="0" w:space="0" w:color="auto"/>
        <w:bottom w:val="none" w:sz="0" w:space="0" w:color="auto"/>
        <w:right w:val="none" w:sz="0" w:space="0" w:color="auto"/>
      </w:divBdr>
    </w:div>
    <w:div w:id="524291728">
      <w:bodyDiv w:val="1"/>
      <w:marLeft w:val="0"/>
      <w:marRight w:val="0"/>
      <w:marTop w:val="0"/>
      <w:marBottom w:val="0"/>
      <w:divBdr>
        <w:top w:val="none" w:sz="0" w:space="0" w:color="auto"/>
        <w:left w:val="none" w:sz="0" w:space="0" w:color="auto"/>
        <w:bottom w:val="none" w:sz="0" w:space="0" w:color="auto"/>
        <w:right w:val="none" w:sz="0" w:space="0" w:color="auto"/>
      </w:divBdr>
    </w:div>
    <w:div w:id="534579733">
      <w:bodyDiv w:val="1"/>
      <w:marLeft w:val="0"/>
      <w:marRight w:val="0"/>
      <w:marTop w:val="0"/>
      <w:marBottom w:val="0"/>
      <w:divBdr>
        <w:top w:val="none" w:sz="0" w:space="0" w:color="auto"/>
        <w:left w:val="none" w:sz="0" w:space="0" w:color="auto"/>
        <w:bottom w:val="none" w:sz="0" w:space="0" w:color="auto"/>
        <w:right w:val="none" w:sz="0" w:space="0" w:color="auto"/>
      </w:divBdr>
    </w:div>
    <w:div w:id="561019884">
      <w:bodyDiv w:val="1"/>
      <w:marLeft w:val="0"/>
      <w:marRight w:val="0"/>
      <w:marTop w:val="0"/>
      <w:marBottom w:val="0"/>
      <w:divBdr>
        <w:top w:val="none" w:sz="0" w:space="0" w:color="auto"/>
        <w:left w:val="none" w:sz="0" w:space="0" w:color="auto"/>
        <w:bottom w:val="none" w:sz="0" w:space="0" w:color="auto"/>
        <w:right w:val="none" w:sz="0" w:space="0" w:color="auto"/>
      </w:divBdr>
    </w:div>
    <w:div w:id="680352778">
      <w:bodyDiv w:val="1"/>
      <w:marLeft w:val="0"/>
      <w:marRight w:val="0"/>
      <w:marTop w:val="0"/>
      <w:marBottom w:val="0"/>
      <w:divBdr>
        <w:top w:val="none" w:sz="0" w:space="0" w:color="auto"/>
        <w:left w:val="none" w:sz="0" w:space="0" w:color="auto"/>
        <w:bottom w:val="none" w:sz="0" w:space="0" w:color="auto"/>
        <w:right w:val="none" w:sz="0" w:space="0" w:color="auto"/>
      </w:divBdr>
    </w:div>
    <w:div w:id="712582954">
      <w:bodyDiv w:val="1"/>
      <w:marLeft w:val="0"/>
      <w:marRight w:val="0"/>
      <w:marTop w:val="0"/>
      <w:marBottom w:val="0"/>
      <w:divBdr>
        <w:top w:val="none" w:sz="0" w:space="0" w:color="auto"/>
        <w:left w:val="none" w:sz="0" w:space="0" w:color="auto"/>
        <w:bottom w:val="none" w:sz="0" w:space="0" w:color="auto"/>
        <w:right w:val="none" w:sz="0" w:space="0" w:color="auto"/>
      </w:divBdr>
    </w:div>
    <w:div w:id="810173795">
      <w:bodyDiv w:val="1"/>
      <w:marLeft w:val="0"/>
      <w:marRight w:val="0"/>
      <w:marTop w:val="0"/>
      <w:marBottom w:val="0"/>
      <w:divBdr>
        <w:top w:val="none" w:sz="0" w:space="0" w:color="auto"/>
        <w:left w:val="none" w:sz="0" w:space="0" w:color="auto"/>
        <w:bottom w:val="none" w:sz="0" w:space="0" w:color="auto"/>
        <w:right w:val="none" w:sz="0" w:space="0" w:color="auto"/>
      </w:divBdr>
    </w:div>
    <w:div w:id="893392680">
      <w:bodyDiv w:val="1"/>
      <w:marLeft w:val="0"/>
      <w:marRight w:val="0"/>
      <w:marTop w:val="0"/>
      <w:marBottom w:val="0"/>
      <w:divBdr>
        <w:top w:val="none" w:sz="0" w:space="0" w:color="auto"/>
        <w:left w:val="none" w:sz="0" w:space="0" w:color="auto"/>
        <w:bottom w:val="none" w:sz="0" w:space="0" w:color="auto"/>
        <w:right w:val="none" w:sz="0" w:space="0" w:color="auto"/>
      </w:divBdr>
    </w:div>
    <w:div w:id="1209730001">
      <w:bodyDiv w:val="1"/>
      <w:marLeft w:val="0"/>
      <w:marRight w:val="0"/>
      <w:marTop w:val="0"/>
      <w:marBottom w:val="0"/>
      <w:divBdr>
        <w:top w:val="none" w:sz="0" w:space="0" w:color="auto"/>
        <w:left w:val="none" w:sz="0" w:space="0" w:color="auto"/>
        <w:bottom w:val="none" w:sz="0" w:space="0" w:color="auto"/>
        <w:right w:val="none" w:sz="0" w:space="0" w:color="auto"/>
      </w:divBdr>
    </w:div>
    <w:div w:id="1342583044">
      <w:bodyDiv w:val="1"/>
      <w:marLeft w:val="0"/>
      <w:marRight w:val="0"/>
      <w:marTop w:val="0"/>
      <w:marBottom w:val="0"/>
      <w:divBdr>
        <w:top w:val="none" w:sz="0" w:space="0" w:color="auto"/>
        <w:left w:val="none" w:sz="0" w:space="0" w:color="auto"/>
        <w:bottom w:val="none" w:sz="0" w:space="0" w:color="auto"/>
        <w:right w:val="none" w:sz="0" w:space="0" w:color="auto"/>
      </w:divBdr>
    </w:div>
    <w:div w:id="1403794310">
      <w:bodyDiv w:val="1"/>
      <w:marLeft w:val="0"/>
      <w:marRight w:val="0"/>
      <w:marTop w:val="0"/>
      <w:marBottom w:val="0"/>
      <w:divBdr>
        <w:top w:val="none" w:sz="0" w:space="0" w:color="auto"/>
        <w:left w:val="none" w:sz="0" w:space="0" w:color="auto"/>
        <w:bottom w:val="none" w:sz="0" w:space="0" w:color="auto"/>
        <w:right w:val="none" w:sz="0" w:space="0" w:color="auto"/>
      </w:divBdr>
    </w:div>
    <w:div w:id="167880133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834293253">
      <w:bodyDiv w:val="1"/>
      <w:marLeft w:val="0"/>
      <w:marRight w:val="0"/>
      <w:marTop w:val="0"/>
      <w:marBottom w:val="0"/>
      <w:divBdr>
        <w:top w:val="none" w:sz="0" w:space="0" w:color="auto"/>
        <w:left w:val="none" w:sz="0" w:space="0" w:color="auto"/>
        <w:bottom w:val="none" w:sz="0" w:space="0" w:color="auto"/>
        <w:right w:val="none" w:sz="0" w:space="0" w:color="auto"/>
      </w:divBdr>
    </w:div>
    <w:div w:id="2026009978">
      <w:bodyDiv w:val="1"/>
      <w:marLeft w:val="0"/>
      <w:marRight w:val="0"/>
      <w:marTop w:val="0"/>
      <w:marBottom w:val="0"/>
      <w:divBdr>
        <w:top w:val="none" w:sz="0" w:space="0" w:color="auto"/>
        <w:left w:val="none" w:sz="0" w:space="0" w:color="auto"/>
        <w:bottom w:val="none" w:sz="0" w:space="0" w:color="auto"/>
        <w:right w:val="none" w:sz="0" w:space="0" w:color="auto"/>
      </w:divBdr>
    </w:div>
    <w:div w:id="2050178598">
      <w:bodyDiv w:val="1"/>
      <w:marLeft w:val="0"/>
      <w:marRight w:val="0"/>
      <w:marTop w:val="0"/>
      <w:marBottom w:val="0"/>
      <w:divBdr>
        <w:top w:val="none" w:sz="0" w:space="0" w:color="auto"/>
        <w:left w:val="none" w:sz="0" w:space="0" w:color="auto"/>
        <w:bottom w:val="none" w:sz="0" w:space="0" w:color="auto"/>
        <w:right w:val="none" w:sz="0" w:space="0" w:color="auto"/>
      </w:divBdr>
    </w:div>
    <w:div w:id="213143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zaina\OneDrive\Documents\university%20courses\Capston%201\watercycle2%5b1778%5d.docx" TargetMode="Externa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zaina\OneDrive\Documents\university%20courses\Capston%201\watercycle2%5b1778%5d.docx"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ina\OneDrive\Documents\university%20courses\Capston%201\watercycle2%5b1778%5d.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emf"/><Relationship Id="rId10" Type="http://schemas.openxmlformats.org/officeDocument/2006/relationships/hyperlink" Target="file:///C:\Users\zaina\OneDrive\Documents\university%20courses\Capston%201\watercycle2%5b1778%5d.docx"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file:///C:\Users\zaina\OneDrive\Documents\university%20courses\Capston%201\watercycle2%5b1778%5d.docx" TargetMode="External"/><Relationship Id="rId14" Type="http://schemas.openxmlformats.org/officeDocument/2006/relationships/footer" Target="footer1.xml"/><Relationship Id="rId22" Type="http://schemas.openxmlformats.org/officeDocument/2006/relationships/image" Target="media/image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xmlns:c16r2="http://schemas.microsoft.com/office/drawing/2015/06/chart">
            <c:ext xmlns:c16="http://schemas.microsoft.com/office/drawing/2014/chart" uri="{C3380CC4-5D6E-409C-BE32-E72D297353CC}">
              <c16:uniqueId val="{00000000-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xmlns:c16r2="http://schemas.microsoft.com/office/drawing/2015/06/chart">
            <c:ext xmlns:c16="http://schemas.microsoft.com/office/drawing/2014/chart" uri="{C3380CC4-5D6E-409C-BE32-E72D297353CC}">
              <c16:uniqueId val="{00000001-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739341136"/>
        <c:axId val="-739343856"/>
      </c:barChart>
      <c:catAx>
        <c:axId val="-739341136"/>
        <c:scaling>
          <c:orientation val="maxMin"/>
        </c:scaling>
        <c:delete val="0"/>
        <c:axPos val="l"/>
        <c:title>
          <c:tx>
            <c:rich>
              <a:bodyPr/>
              <a:lstStyle/>
              <a:p>
                <a:pPr>
                  <a:defRPr/>
                </a:pPr>
                <a:r>
                  <a:rPr lang="en-US"/>
                  <a:t>Task</a:t>
                </a:r>
              </a:p>
            </c:rich>
          </c:tx>
          <c:overlay val="0"/>
        </c:title>
        <c:numFmt formatCode="General" sourceLinked="1"/>
        <c:majorTickMark val="cross"/>
        <c:minorTickMark val="cross"/>
        <c:tickLblPos val="nextTo"/>
        <c:txPr>
          <a:bodyPr/>
          <a:lstStyle/>
          <a:p>
            <a:pPr lvl="0">
              <a:defRPr b="0"/>
            </a:pPr>
            <a:endParaRPr lang="en-US"/>
          </a:p>
        </c:txPr>
        <c:crossAx val="-739343856"/>
        <c:crosses val="autoZero"/>
        <c:auto val="1"/>
        <c:lblAlgn val="ctr"/>
        <c:lblOffset val="100"/>
        <c:noMultiLvlLbl val="1"/>
      </c:catAx>
      <c:valAx>
        <c:axId val="-739343856"/>
        <c:scaling>
          <c:orientation val="minMax"/>
          <c:max val="43811"/>
          <c:min val="43501"/>
        </c:scaling>
        <c:delete val="0"/>
        <c:axPos val="b"/>
        <c:majorGridlines>
          <c:spPr>
            <a:ln>
              <a:solidFill>
                <a:srgbClr val="B7B7B7"/>
              </a:solidFill>
            </a:ln>
          </c:spPr>
        </c:majorGridlines>
        <c:minorGridlines>
          <c:spPr>
            <a:ln>
              <a:solidFill>
                <a:srgbClr val="CCCCCC"/>
              </a:solidFill>
            </a:ln>
          </c:spPr>
        </c:minorGridlines>
        <c:title>
          <c:tx>
            <c:rich>
              <a:bodyPr/>
              <a:lstStyle/>
              <a:p>
                <a:pPr lvl="0">
                  <a:defRPr b="0"/>
                </a:pPr>
                <a:r>
                  <a:rPr lang="en-US"/>
                  <a:t>Date</a:t>
                </a:r>
              </a:p>
            </c:rich>
          </c:tx>
          <c:overlay val="0"/>
        </c:title>
        <c:numFmt formatCode="m&quot;/&quot;d" sourceLinked="1"/>
        <c:majorTickMark val="cross"/>
        <c:minorTickMark val="cross"/>
        <c:tickLblPos val="nextTo"/>
        <c:spPr>
          <a:ln w="47625">
            <a:noFill/>
          </a:ln>
        </c:spPr>
        <c:txPr>
          <a:bodyPr/>
          <a:lstStyle/>
          <a:p>
            <a:pPr lvl="0">
              <a:defRPr b="0"/>
            </a:pPr>
            <a:endParaRPr lang="en-US"/>
          </a:p>
        </c:txPr>
        <c:crossAx val="-739341136"/>
        <c:crosses val="max"/>
        <c:crossBetween val="between"/>
        <c:majorUnit val="30"/>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5</b:RefOrder>
  </b:Source>
  <b:Source>
    <b:Tag>Suk17</b:Tag>
    <b:SourceType>InternetSite</b:SourceType>
    <b:Guid>{7B782D18-0CFC-49BF-9ADB-1608302795DF}</b:Guid>
    <b:Title>details?id=com.splashsim.splashsim&amp;hl=en</b:Title>
    <b:InternetSiteTitle>play.google.com</b:InternetSiteTitle>
    <b:Year>2017</b:Year>
    <b:Month>10</b:Month>
    <b:Day>8</b:Day>
    <b:URL>https://play.google.com/store/apps/details?id=com.splashsim.splashsim&amp;hl=en_US</b:URL>
    <b:Author>
      <b:Author>
        <b:NameList>
          <b:Person>
            <b:Last>Sukhin</b:Last>
            <b:First>Sabrina</b:First>
          </b:Person>
        </b:NameList>
      </b:Author>
    </b:Author>
    <b:RefOrder>6</b:RefOrder>
  </b:Source>
  <b:Source>
    <b:Tag>All16</b:Tag>
    <b:SourceType>InternetSite</b:SourceType>
    <b:Guid>{E5702081-0858-4114-994E-6CCC3E41960E}</b:Guid>
    <b:Author>
      <b:Author>
        <b:NameList>
          <b:Person>
            <b:Last>Education</b:Last>
            <b:First>All</b:First>
            <b:Middle>VR</b:Middle>
          </b:Person>
        </b:NameList>
      </b:Author>
    </b:Author>
    <b:Title>Cicle de l'Aigua VR - Apps on Google Play</b:Title>
    <b:ProductionCompany>Google</b:ProductionCompany>
    <b:Year>2016</b:Year>
    <b:Month>1</b:Month>
    <b:YearAccessed>2019</b:YearAccessed>
    <b:MonthAccessed>7</b:MonthAccessed>
    <b:DayAccessed>28</b:DayAccessed>
    <b:URL>https://play.google.com/store/apps/details?id=com.allvreducation.cicledelaigua&amp;hl=en</b:URL>
    <b:RefOrder>2</b:RefOrder>
  </b:Source>
  <b:Source>
    <b:Tag>Suk171</b:Tag>
    <b:SourceType>InternetSite</b:SourceType>
    <b:Guid>{1DDFF935-3C70-461D-9D9E-FB7093352E40}</b:Guid>
    <b:Title>Splash Sim: A VR Experience in the Water Cycle - Apps on Google Play</b:Title>
    <b:ProductionCompany>Google</b:ProductionCompany>
    <b:Year>2017</b:Year>
    <b:Month>10</b:Month>
    <b:YearAccessed>2019</b:YearAccessed>
    <b:MonthAccessed>7</b:MonthAccessed>
    <b:DayAccessed>28</b:DayAccessed>
    <b:URL>https://play.google.com/store/apps/details?id=com.splashsim.splashsim&amp;hl=en_US</b:URL>
    <b:Author>
      <b:Author>
        <b:NameList>
          <b:Person>
            <b:Last>Sukhin</b:Last>
            <b:First>Sabrina</b:First>
          </b:Person>
        </b:NameList>
      </b:Author>
    </b:Author>
    <b:RefOrder>1</b:RefOrder>
  </b:Source>
  <b:Source>
    <b:Tag>EUR16</b:Tag>
    <b:SourceType>InternetSite</b:SourceType>
    <b:Guid>{50EA356E-7463-436B-AE4F-87D1EBF546D3}</b:Guid>
    <b:Author>
      <b:Author>
        <b:NameList>
          <b:Person>
            <b:Last>EUROCASE</b:Last>
          </b:Person>
        </b:NameList>
      </b:Author>
    </b:Author>
    <b:Title>TABI The Water Cycle - Apps on Google Play</b:Title>
    <b:ProductionCompany>Google</b:ProductionCompany>
    <b:Year>2016</b:Year>
    <b:Month>1</b:Month>
    <b:YearAccessed>2019</b:YearAccessed>
    <b:MonthAccessed>7</b:MonthAccessed>
    <b:DayAccessed>28</b:DayAccessed>
    <b:URL>https://play.google.com/store/apps/details?id=com.eurocase.hydrologic_cycle&amp;hl=en</b:URL>
    <b:RefOrder>3</b:RefOrder>
  </b:Source>
  <b:Source>
    <b:Tag>Xpe18</b:Tag>
    <b:SourceType>InternetSite</b:SourceType>
    <b:Guid>{22D878C8-95AD-4118-B687-397A0E13D593}</b:Guid>
    <b:Title>วัฏจักรน้ำ (Water Cycle) - Apps on Google Play</b:Title>
    <b:ProductionCompany>Google</b:ProductionCompany>
    <b:Year>2018</b:Year>
    <b:Month>10</b:Month>
    <b:YearAccessed>2019</b:YearAccessed>
    <b:MonthAccessed>7</b:MonthAccessed>
    <b:DayAccessed>28</b:DayAccessed>
    <b:URL>https://play.google.com/store/apps/details?id=com.studioxpert.watercycle</b:URL>
    <b:Author>
      <b:Author>
        <b:NameList>
          <b:Person>
            <b:Last>Xpert</b:Last>
            <b:First>Studio</b:First>
          </b:Person>
        </b:NameList>
      </b:Author>
    </b:Author>
    <b:RefOrder>4</b:RefOrder>
  </b:Source>
</b:Sources>
</file>

<file path=customXml/itemProps1.xml><?xml version="1.0" encoding="utf-8"?>
<ds:datastoreItem xmlns:ds="http://schemas.openxmlformats.org/officeDocument/2006/customXml" ds:itemID="{31781751-D1A1-497A-86F4-5B3B692F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3530</Words>
  <Characters>20124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dc:creator>
  <cp:keywords/>
  <dc:description/>
  <cp:lastModifiedBy>Zainab Shahid</cp:lastModifiedBy>
  <cp:revision>2</cp:revision>
  <dcterms:created xsi:type="dcterms:W3CDTF">2019-07-29T17:54:00Z</dcterms:created>
  <dcterms:modified xsi:type="dcterms:W3CDTF">2019-07-29T17:54:00Z</dcterms:modified>
</cp:coreProperties>
</file>